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3A418" w14:textId="696CCE7C" w:rsidR="00673A7E" w:rsidRPr="001E7F9E" w:rsidRDefault="00AF670C" w:rsidP="00673A7E">
      <w:pPr>
        <w:pStyle w:val="BodyText1"/>
        <w:jc w:val="right"/>
        <w:rPr>
          <w:rFonts w:ascii="Calibri" w:hAnsi="Calibri" w:cs="Calibri"/>
          <w:b/>
          <w:color w:val="FF0000"/>
          <w:sz w:val="20"/>
          <w:szCs w:val="20"/>
          <w:lang w:val="en-GB"/>
        </w:rPr>
      </w:pPr>
      <w:r w:rsidRPr="001E7F9E">
        <w:rPr>
          <w:rFonts w:ascii="Calibri" w:hAnsi="Calibri" w:cs="Calibri"/>
          <w:noProof/>
          <w:sz w:val="20"/>
          <w:szCs w:val="20"/>
        </w:rPr>
        <mc:AlternateContent>
          <mc:Choice Requires="wps">
            <w:drawing>
              <wp:anchor distT="0" distB="0" distL="114300" distR="114300" simplePos="0" relativeHeight="251658240" behindDoc="0" locked="0" layoutInCell="1" allowOverlap="1" wp14:anchorId="38272D64" wp14:editId="35892568">
                <wp:simplePos x="0" y="0"/>
                <wp:positionH relativeFrom="column">
                  <wp:posOffset>-914400</wp:posOffset>
                </wp:positionH>
                <wp:positionV relativeFrom="paragraph">
                  <wp:posOffset>-925195</wp:posOffset>
                </wp:positionV>
                <wp:extent cx="1638935" cy="10040620"/>
                <wp:effectExtent l="9525" t="8255" r="8890" b="9525"/>
                <wp:wrapNone/>
                <wp:docPr id="776267182" name="Text Box 2">
                  <a:extLst xmlns:a="http://schemas.openxmlformats.org/drawingml/2006/main">
                    <a:ext uri="{FF2B5EF4-FFF2-40B4-BE49-F238E27FC236}">
                      <a16:creationId xmlns:a16="http://schemas.microsoft.com/office/drawing/2014/main" id="{8AD4AE7A-C861-4C25-94FD-CC1ABDAE7C1D}"/>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8935" cy="10040620"/>
                        </a:xfrm>
                        <a:prstGeom prst="rect">
                          <a:avLst/>
                        </a:prstGeom>
                        <a:solidFill>
                          <a:srgbClr val="003366"/>
                        </a:solidFill>
                        <a:ln w="9525">
                          <a:solidFill>
                            <a:srgbClr val="FFFFFF"/>
                          </a:solidFill>
                          <a:miter lim="800000"/>
                          <a:headEnd/>
                          <a:tailEnd/>
                        </a:ln>
                      </wps:spPr>
                      <wps:txbx>
                        <w:txbxContent>
                          <w:p w14:paraId="452C13AE" w14:textId="77777777" w:rsidR="00673A7E" w:rsidRDefault="00673A7E" w:rsidP="00673A7E">
                            <w:pPr>
                              <w:spacing w:line="312" w:lineRule="auto"/>
                              <w:rPr>
                                <w:b/>
                                <w:color w:val="FFFFFF"/>
                              </w:rPr>
                            </w:pPr>
                          </w:p>
                          <w:p w14:paraId="46FBE035" w14:textId="77777777" w:rsidR="00673A7E" w:rsidRDefault="00673A7E" w:rsidP="00673A7E">
                            <w:pPr>
                              <w:spacing w:line="312" w:lineRule="auto"/>
                              <w:rPr>
                                <w:b/>
                                <w:color w:val="FFFFFF"/>
                              </w:rPr>
                            </w:pPr>
                          </w:p>
                          <w:p w14:paraId="47D52B64" w14:textId="77777777" w:rsidR="00673A7E" w:rsidRDefault="00673A7E" w:rsidP="00673A7E">
                            <w:pPr>
                              <w:spacing w:line="312" w:lineRule="auto"/>
                              <w:rPr>
                                <w:b/>
                                <w:i/>
                                <w:color w:val="FFFFFF"/>
                                <w:sz w:val="22"/>
                              </w:rPr>
                            </w:pPr>
                          </w:p>
                          <w:p w14:paraId="57EE88DF" w14:textId="77777777" w:rsidR="00673A7E" w:rsidRDefault="00673A7E" w:rsidP="00673A7E">
                            <w:pPr>
                              <w:spacing w:line="312" w:lineRule="auto"/>
                              <w:rPr>
                                <w:b/>
                                <w:i/>
                                <w:color w:val="FFFFFF"/>
                                <w:sz w:val="22"/>
                              </w:rPr>
                            </w:pPr>
                          </w:p>
                          <w:p w14:paraId="7505C247" w14:textId="77777777" w:rsidR="00673A7E" w:rsidRDefault="00673A7E" w:rsidP="00673A7E">
                            <w:pPr>
                              <w:spacing w:line="312" w:lineRule="auto"/>
                              <w:rPr>
                                <w:b/>
                                <w:i/>
                                <w:color w:val="FFFFFF"/>
                                <w:sz w:val="22"/>
                              </w:rPr>
                            </w:pPr>
                          </w:p>
                          <w:p w14:paraId="78FB13E0" w14:textId="77777777" w:rsidR="00673A7E" w:rsidRDefault="00673A7E" w:rsidP="00673A7E">
                            <w:pPr>
                              <w:spacing w:line="312" w:lineRule="auto"/>
                              <w:rPr>
                                <w:b/>
                                <w:i/>
                                <w:color w:val="FFFFFF"/>
                                <w:sz w:val="22"/>
                              </w:rPr>
                            </w:pPr>
                          </w:p>
                          <w:p w14:paraId="533682C4" w14:textId="77777777" w:rsidR="00673A7E" w:rsidRDefault="00673A7E" w:rsidP="00673A7E">
                            <w:pPr>
                              <w:spacing w:line="312" w:lineRule="auto"/>
                              <w:rPr>
                                <w:b/>
                                <w:i/>
                                <w:color w:val="FFFFFF"/>
                                <w:sz w:val="22"/>
                              </w:rPr>
                            </w:pPr>
                          </w:p>
                          <w:p w14:paraId="6D4385EC" w14:textId="77777777" w:rsidR="00673A7E" w:rsidRDefault="00673A7E" w:rsidP="00673A7E">
                            <w:pPr>
                              <w:spacing w:line="312" w:lineRule="auto"/>
                              <w:rPr>
                                <w:b/>
                                <w:i/>
                                <w:color w:val="FFFFFF"/>
                                <w:sz w:val="22"/>
                              </w:rPr>
                            </w:pPr>
                          </w:p>
                          <w:p w14:paraId="52759E14" w14:textId="77777777" w:rsidR="00673A7E" w:rsidRDefault="00673A7E" w:rsidP="00673A7E">
                            <w:pPr>
                              <w:spacing w:line="312" w:lineRule="auto"/>
                              <w:rPr>
                                <w:b/>
                                <w:i/>
                                <w:color w:val="FFFFFF"/>
                                <w:sz w:val="22"/>
                              </w:rPr>
                            </w:pPr>
                          </w:p>
                          <w:p w14:paraId="053E3C1D" w14:textId="77777777" w:rsidR="00673A7E" w:rsidRDefault="00673A7E" w:rsidP="00673A7E">
                            <w:pPr>
                              <w:spacing w:line="312" w:lineRule="auto"/>
                              <w:rPr>
                                <w:b/>
                                <w:i/>
                                <w:color w:val="FFFFFF"/>
                                <w:sz w:val="22"/>
                              </w:rPr>
                            </w:pPr>
                          </w:p>
                          <w:p w14:paraId="3F94C5A7" w14:textId="77777777" w:rsidR="00673A7E" w:rsidRPr="00673A7E" w:rsidRDefault="00673A7E" w:rsidP="00673A7E">
                            <w:pPr>
                              <w:spacing w:line="312" w:lineRule="auto"/>
                              <w:rPr>
                                <w:rFonts w:ascii="Arial" w:hAnsi="Arial" w:cs="Arial"/>
                                <w:b/>
                                <w:i/>
                                <w:color w:val="FFFFFF"/>
                                <w:sz w:val="20"/>
                                <w:szCs w:val="20"/>
                              </w:rPr>
                            </w:pPr>
                            <w:r w:rsidRPr="00673A7E">
                              <w:rPr>
                                <w:rFonts w:ascii="Arial" w:hAnsi="Arial" w:cs="Arial"/>
                                <w:b/>
                                <w:i/>
                                <w:color w:val="FFFFFF"/>
                                <w:sz w:val="20"/>
                                <w:szCs w:val="20"/>
                              </w:rPr>
                              <w:t>Our Vision</w:t>
                            </w:r>
                          </w:p>
                          <w:p w14:paraId="496F7C72" w14:textId="77777777" w:rsidR="00673A7E" w:rsidRPr="00673A7E" w:rsidRDefault="00673A7E" w:rsidP="00673A7E">
                            <w:pPr>
                              <w:spacing w:line="312" w:lineRule="auto"/>
                              <w:rPr>
                                <w:rFonts w:ascii="Arial" w:hAnsi="Arial" w:cs="Arial"/>
                                <w:b/>
                                <w:i/>
                                <w:color w:val="FFFFFF"/>
                                <w:sz w:val="20"/>
                                <w:szCs w:val="20"/>
                              </w:rPr>
                            </w:pPr>
                          </w:p>
                          <w:p w14:paraId="55060704" w14:textId="77777777" w:rsidR="00673A7E" w:rsidRPr="00AE3925" w:rsidRDefault="00673A7E" w:rsidP="00673A7E">
                            <w:pPr>
                              <w:spacing w:line="312" w:lineRule="auto"/>
                              <w:rPr>
                                <w:rFonts w:cs="Arial"/>
                                <w:bCs/>
                                <w:iCs/>
                                <w:color w:val="FFFFFF"/>
                              </w:rPr>
                            </w:pPr>
                            <w:r w:rsidRPr="00673A7E">
                              <w:rPr>
                                <w:rFonts w:ascii="Arial" w:hAnsi="Arial" w:cs="Arial"/>
                                <w:bCs/>
                                <w:iCs/>
                                <w:color w:val="FFFFFF"/>
                                <w:sz w:val="20"/>
                                <w:szCs w:val="20"/>
                              </w:rPr>
                              <w:t>To be a world class firm that is a benchmark for catalyzing business transformation for our customers, fulfilling employee aspirations &amp; caring for our wider community through depth of thought leadership, customer centricity and execution excellence</w:t>
                            </w:r>
                          </w:p>
                          <w:p w14:paraId="634809FB" w14:textId="77777777" w:rsidR="00673A7E" w:rsidRPr="009B23F6" w:rsidRDefault="00673A7E" w:rsidP="00673A7E">
                            <w:pPr>
                              <w:rPr>
                                <w:rFonts w:cs="Arial"/>
                                <w:color w:val="FFFFFF"/>
                              </w:rPr>
                            </w:pPr>
                          </w:p>
                          <w:p w14:paraId="5DB3C0BE" w14:textId="77777777" w:rsidR="00673A7E" w:rsidRPr="0069174F" w:rsidRDefault="00673A7E" w:rsidP="00673A7E">
                            <w:pPr>
                              <w:rPr>
                                <w:rFonts w:cs="Arial"/>
                                <w:i/>
                                <w:color w:val="FFFFFF"/>
                                <w:lang w:val="it-IT"/>
                              </w:rPr>
                            </w:pPr>
                            <w:r w:rsidRPr="0069174F">
                              <w:rPr>
                                <w:rFonts w:cs="Arial"/>
                                <w:i/>
                                <w:color w:val="FFFFFF"/>
                                <w:lang w:val="it-IT"/>
                              </w:rPr>
                              <w:t>.</w:t>
                            </w:r>
                          </w:p>
                          <w:p w14:paraId="53F61BB4" w14:textId="77777777" w:rsidR="00673A7E" w:rsidRPr="0069174F" w:rsidRDefault="00673A7E" w:rsidP="00673A7E">
                            <w:pPr>
                              <w:rPr>
                                <w:rFonts w:cs="Arial"/>
                                <w:color w:val="FFFFFF"/>
                                <w:sz w:val="18"/>
                                <w:szCs w:val="18"/>
                                <w:lang w:val="it-IT"/>
                              </w:rPr>
                            </w:pPr>
                          </w:p>
                          <w:p w14:paraId="2391AAB3" w14:textId="77777777" w:rsidR="00673A7E" w:rsidRPr="0069174F" w:rsidRDefault="00673A7E" w:rsidP="00673A7E">
                            <w:pPr>
                              <w:rPr>
                                <w:rFonts w:cs="Arial"/>
                                <w:color w:val="FFFFFF"/>
                                <w:sz w:val="18"/>
                                <w:szCs w:val="18"/>
                                <w:lang w:val="it-IT"/>
                              </w:rPr>
                            </w:pPr>
                          </w:p>
                          <w:p w14:paraId="264E547E" w14:textId="77777777" w:rsidR="00673A7E" w:rsidRPr="0069174F" w:rsidRDefault="00673A7E" w:rsidP="00673A7E">
                            <w:pPr>
                              <w:ind w:left="285"/>
                              <w:rPr>
                                <w:rFonts w:cs="Arial"/>
                                <w:color w:val="FFFFFF"/>
                                <w:sz w:val="18"/>
                                <w:szCs w:val="18"/>
                                <w:lang w:val="it-IT"/>
                              </w:rPr>
                            </w:pPr>
                          </w:p>
                          <w:p w14:paraId="260C39D8" w14:textId="77777777" w:rsidR="00673A7E" w:rsidRPr="0069174F" w:rsidRDefault="00673A7E" w:rsidP="00673A7E">
                            <w:pPr>
                              <w:rPr>
                                <w:rFonts w:cs="Arial"/>
                                <w:b/>
                                <w:color w:val="FFFFFF"/>
                                <w:sz w:val="18"/>
                                <w:szCs w:val="18"/>
                                <w:lang w:val="it-IT"/>
                              </w:rPr>
                            </w:pPr>
                          </w:p>
                          <w:p w14:paraId="3E13E5AA" w14:textId="77777777" w:rsidR="00673A7E" w:rsidRPr="0069174F" w:rsidRDefault="00673A7E" w:rsidP="00673A7E">
                            <w:pPr>
                              <w:rPr>
                                <w:rFonts w:cs="Arial"/>
                                <w:b/>
                                <w:color w:val="FFFFFF"/>
                                <w:sz w:val="18"/>
                                <w:szCs w:val="18"/>
                                <w:lang w:val="it-IT"/>
                              </w:rPr>
                            </w:pPr>
                          </w:p>
                          <w:p w14:paraId="1C5E8E91" w14:textId="77777777" w:rsidR="00673A7E" w:rsidRPr="0069174F" w:rsidRDefault="00673A7E" w:rsidP="00673A7E">
                            <w:pPr>
                              <w:rPr>
                                <w:rFonts w:cs="Arial"/>
                                <w:b/>
                                <w:color w:val="FFFFFF"/>
                                <w:sz w:val="18"/>
                                <w:szCs w:val="18"/>
                                <w:lang w:val="it-IT"/>
                              </w:rPr>
                            </w:pPr>
                          </w:p>
                          <w:p w14:paraId="7290020D" w14:textId="77777777" w:rsidR="00673A7E" w:rsidRPr="0069174F" w:rsidRDefault="00673A7E" w:rsidP="00673A7E">
                            <w:pPr>
                              <w:rPr>
                                <w:rFonts w:cs="Arial"/>
                                <w:b/>
                                <w:color w:val="FFFFFF"/>
                                <w:sz w:val="18"/>
                                <w:szCs w:val="18"/>
                                <w:lang w:val="it-IT"/>
                              </w:rPr>
                            </w:pPr>
                          </w:p>
                          <w:p w14:paraId="19ABA177" w14:textId="77777777" w:rsidR="00673A7E" w:rsidRPr="0069174F" w:rsidRDefault="00673A7E" w:rsidP="00673A7E">
                            <w:pPr>
                              <w:rPr>
                                <w:rFonts w:cs="Arial"/>
                                <w:b/>
                                <w:color w:val="FFFFFF"/>
                                <w:sz w:val="18"/>
                                <w:szCs w:val="18"/>
                                <w:lang w:val="it-IT"/>
                              </w:rPr>
                            </w:pPr>
                          </w:p>
                          <w:p w14:paraId="685E05B4" w14:textId="77777777" w:rsidR="00673A7E" w:rsidRPr="0069174F" w:rsidRDefault="00673A7E" w:rsidP="00673A7E">
                            <w:pPr>
                              <w:rPr>
                                <w:rFonts w:cs="Arial"/>
                                <w:b/>
                                <w:color w:val="FFFFFF"/>
                                <w:sz w:val="18"/>
                                <w:szCs w:val="18"/>
                                <w:lang w:val="it-IT"/>
                              </w:rPr>
                            </w:pPr>
                          </w:p>
                          <w:p w14:paraId="7A0DC26C" w14:textId="77777777" w:rsidR="00673A7E" w:rsidRPr="0069174F" w:rsidRDefault="00673A7E" w:rsidP="00673A7E">
                            <w:pPr>
                              <w:rPr>
                                <w:rFonts w:cs="Arial"/>
                                <w:b/>
                                <w:i/>
                                <w:color w:val="FFFFFF"/>
                                <w:szCs w:val="18"/>
                                <w:lang w:val="it-IT"/>
                              </w:rPr>
                            </w:pPr>
                          </w:p>
                          <w:p w14:paraId="7CE8A8FC" w14:textId="77777777" w:rsidR="00673A7E" w:rsidRPr="0069174F" w:rsidRDefault="00673A7E" w:rsidP="00673A7E">
                            <w:pPr>
                              <w:rPr>
                                <w:rFonts w:cs="Arial"/>
                                <w:b/>
                                <w:i/>
                                <w:color w:val="FFFFFF"/>
                                <w:szCs w:val="18"/>
                                <w:lang w:val="it-IT"/>
                              </w:rPr>
                            </w:pPr>
                          </w:p>
                          <w:p w14:paraId="04A7C037" w14:textId="77777777" w:rsidR="00673A7E" w:rsidRPr="0069174F" w:rsidRDefault="00673A7E" w:rsidP="00673A7E">
                            <w:pPr>
                              <w:rPr>
                                <w:rFonts w:cs="Arial"/>
                                <w:b/>
                                <w:i/>
                                <w:color w:val="FFFFFF"/>
                                <w:szCs w:val="18"/>
                                <w:lang w:val="it-IT"/>
                              </w:rPr>
                            </w:pPr>
                          </w:p>
                          <w:p w14:paraId="3285AA6A" w14:textId="77777777" w:rsidR="00673A7E" w:rsidRPr="0069174F" w:rsidRDefault="00673A7E" w:rsidP="00673A7E">
                            <w:pPr>
                              <w:rPr>
                                <w:rFonts w:cs="Arial"/>
                                <w:b/>
                                <w:i/>
                                <w:color w:val="FFFFFF"/>
                                <w:szCs w:val="18"/>
                                <w:lang w:val="it-IT"/>
                              </w:rPr>
                            </w:pPr>
                          </w:p>
                          <w:p w14:paraId="4CE77355" w14:textId="77777777" w:rsidR="00673A7E" w:rsidRPr="0069174F" w:rsidRDefault="00673A7E" w:rsidP="00673A7E">
                            <w:pPr>
                              <w:rPr>
                                <w:rFonts w:cs="Arial"/>
                                <w:b/>
                                <w:i/>
                                <w:color w:val="FFFFFF"/>
                                <w:szCs w:val="18"/>
                                <w:lang w:val="it-IT"/>
                              </w:rPr>
                            </w:pPr>
                          </w:p>
                          <w:p w14:paraId="66406103" w14:textId="77777777" w:rsidR="00673A7E" w:rsidRPr="0069174F" w:rsidRDefault="00673A7E" w:rsidP="00673A7E">
                            <w:pPr>
                              <w:rPr>
                                <w:rFonts w:cs="Arial"/>
                                <w:b/>
                                <w:i/>
                                <w:color w:val="FFFFFF"/>
                                <w:szCs w:val="18"/>
                                <w:lang w:val="it-IT"/>
                              </w:rPr>
                            </w:pPr>
                          </w:p>
                          <w:p w14:paraId="4ED6A7D3" w14:textId="77777777" w:rsidR="00673A7E" w:rsidRPr="0069174F" w:rsidRDefault="00673A7E" w:rsidP="00673A7E">
                            <w:pPr>
                              <w:rPr>
                                <w:rFonts w:cs="Arial"/>
                                <w:b/>
                                <w:i/>
                                <w:color w:val="FFFFFF"/>
                                <w:szCs w:val="18"/>
                                <w:lang w:val="it-IT"/>
                              </w:rPr>
                            </w:pPr>
                          </w:p>
                          <w:p w14:paraId="1BF12D89" w14:textId="77777777" w:rsidR="00673A7E" w:rsidRPr="0069174F" w:rsidRDefault="00673A7E" w:rsidP="00673A7E">
                            <w:pPr>
                              <w:rPr>
                                <w:rFonts w:cs="Arial"/>
                                <w:b/>
                                <w:i/>
                                <w:color w:val="FFFFFF"/>
                                <w:szCs w:val="18"/>
                                <w:lang w:val="it-IT"/>
                              </w:rPr>
                            </w:pPr>
                          </w:p>
                          <w:p w14:paraId="0E6C991E" w14:textId="77777777" w:rsidR="00673A7E" w:rsidRPr="0069174F" w:rsidRDefault="00673A7E" w:rsidP="00673A7E">
                            <w:pPr>
                              <w:rPr>
                                <w:rFonts w:cs="Arial"/>
                                <w:b/>
                                <w:i/>
                                <w:color w:val="FFFFFF"/>
                                <w:szCs w:val="18"/>
                                <w:lang w:val="it-IT"/>
                              </w:rPr>
                            </w:pPr>
                          </w:p>
                          <w:p w14:paraId="773ADE26" w14:textId="77777777" w:rsidR="00673A7E" w:rsidRPr="0069174F" w:rsidRDefault="00673A7E" w:rsidP="00673A7E">
                            <w:pPr>
                              <w:rPr>
                                <w:rFonts w:cs="Arial"/>
                                <w:b/>
                                <w:i/>
                                <w:color w:val="FFFFFF"/>
                                <w:szCs w:val="18"/>
                                <w:lang w:val="it-IT"/>
                              </w:rPr>
                            </w:pPr>
                          </w:p>
                          <w:p w14:paraId="2869583C" w14:textId="77777777" w:rsidR="00673A7E" w:rsidRPr="0069174F" w:rsidRDefault="00673A7E" w:rsidP="00673A7E">
                            <w:pPr>
                              <w:rPr>
                                <w:rFonts w:cs="Arial"/>
                                <w:b/>
                                <w:i/>
                                <w:color w:val="FFFFFF"/>
                                <w:szCs w:val="18"/>
                                <w:lang w:val="it-IT"/>
                              </w:rPr>
                            </w:pPr>
                          </w:p>
                          <w:p w14:paraId="6C6AB628" w14:textId="77777777" w:rsidR="00673A7E" w:rsidRPr="0069174F" w:rsidRDefault="00673A7E" w:rsidP="00673A7E">
                            <w:pPr>
                              <w:rPr>
                                <w:rFonts w:cs="Arial"/>
                                <w:b/>
                                <w:i/>
                                <w:color w:val="FFFFFF"/>
                                <w:szCs w:val="18"/>
                                <w:lang w:val="it-IT"/>
                              </w:rPr>
                            </w:pPr>
                          </w:p>
                          <w:p w14:paraId="54DB1DDB" w14:textId="77777777" w:rsidR="00673A7E" w:rsidRPr="0069174F" w:rsidRDefault="00673A7E" w:rsidP="00673A7E">
                            <w:pPr>
                              <w:rPr>
                                <w:rFonts w:cs="Arial"/>
                                <w:b/>
                                <w:i/>
                                <w:color w:val="FFFFFF"/>
                                <w:szCs w:val="18"/>
                                <w:lang w:val="it-IT"/>
                              </w:rPr>
                            </w:pPr>
                          </w:p>
                          <w:p w14:paraId="7515482D" w14:textId="77777777" w:rsidR="00673A7E" w:rsidRPr="0069174F" w:rsidRDefault="00673A7E" w:rsidP="00673A7E">
                            <w:pPr>
                              <w:rPr>
                                <w:rFonts w:cs="Arial"/>
                                <w:b/>
                                <w:i/>
                                <w:color w:val="FFFFFF"/>
                                <w:szCs w:val="18"/>
                                <w:lang w:val="it-IT"/>
                              </w:rPr>
                            </w:pPr>
                          </w:p>
                          <w:p w14:paraId="4C7EDC96" w14:textId="77777777" w:rsidR="00673A7E" w:rsidRPr="0069174F" w:rsidRDefault="00673A7E" w:rsidP="00673A7E">
                            <w:pPr>
                              <w:rPr>
                                <w:rFonts w:cs="Arial"/>
                                <w:b/>
                                <w:i/>
                                <w:color w:val="FFFFFF"/>
                                <w:szCs w:val="18"/>
                                <w:lang w:val="it-IT"/>
                              </w:rPr>
                            </w:pPr>
                          </w:p>
                          <w:p w14:paraId="39E1323F" w14:textId="77777777" w:rsidR="00673A7E" w:rsidRPr="0069174F" w:rsidRDefault="00673A7E" w:rsidP="00673A7E">
                            <w:pPr>
                              <w:rPr>
                                <w:rFonts w:cs="Arial"/>
                                <w:b/>
                                <w:i/>
                                <w:color w:val="FFFFFF"/>
                                <w:szCs w:val="18"/>
                                <w:lang w:val="it-IT"/>
                              </w:rPr>
                            </w:pPr>
                          </w:p>
                          <w:p w14:paraId="0F5166DE" w14:textId="77777777" w:rsidR="00673A7E" w:rsidRPr="0069174F" w:rsidRDefault="00673A7E" w:rsidP="00673A7E">
                            <w:pPr>
                              <w:rPr>
                                <w:rFonts w:cs="Arial"/>
                                <w:b/>
                                <w:i/>
                                <w:color w:val="FFFFFF"/>
                                <w:szCs w:val="18"/>
                                <w:lang w:val="it-IT"/>
                              </w:rPr>
                            </w:pPr>
                          </w:p>
                          <w:p w14:paraId="40E40D2B" w14:textId="77777777" w:rsidR="00673A7E" w:rsidRPr="0069174F" w:rsidRDefault="00673A7E" w:rsidP="00673A7E">
                            <w:pPr>
                              <w:rPr>
                                <w:rFonts w:cs="Arial"/>
                                <w:b/>
                                <w:i/>
                                <w:color w:val="FFFFFF"/>
                                <w:szCs w:val="18"/>
                                <w:lang w:val="it-IT"/>
                              </w:rPr>
                            </w:pPr>
                          </w:p>
                          <w:p w14:paraId="07D9FF25" w14:textId="77777777" w:rsidR="00673A7E" w:rsidRPr="0069174F" w:rsidRDefault="00673A7E" w:rsidP="00673A7E">
                            <w:pPr>
                              <w:rPr>
                                <w:rFonts w:cs="Arial"/>
                                <w:b/>
                                <w:i/>
                                <w:color w:val="FFFFFF"/>
                                <w:szCs w:val="18"/>
                                <w:lang w:val="it-IT"/>
                              </w:rPr>
                            </w:pPr>
                          </w:p>
                          <w:p w14:paraId="511DDDB8" w14:textId="77777777" w:rsidR="00673A7E" w:rsidRPr="0069174F" w:rsidRDefault="00673A7E" w:rsidP="00673A7E">
                            <w:pPr>
                              <w:rPr>
                                <w:rFonts w:ascii="Arial" w:hAnsi="Arial" w:cs="Arial"/>
                                <w:b/>
                                <w:color w:val="FFFFFF"/>
                                <w:sz w:val="20"/>
                                <w:szCs w:val="14"/>
                                <w:lang w:val="it-IT"/>
                              </w:rPr>
                            </w:pPr>
                            <w:r w:rsidRPr="0069174F">
                              <w:rPr>
                                <w:rFonts w:ascii="Arial" w:hAnsi="Arial" w:cs="Arial"/>
                                <w:b/>
                                <w:color w:val="FFFFFF"/>
                                <w:sz w:val="20"/>
                                <w:szCs w:val="14"/>
                                <w:lang w:val="it-IT"/>
                              </w:rPr>
                              <w:t>SONATA SOFTWARE LTD</w:t>
                            </w:r>
                          </w:p>
                          <w:p w14:paraId="01CFCD4A" w14:textId="77777777" w:rsidR="00673A7E" w:rsidRPr="0069174F" w:rsidRDefault="00673A7E" w:rsidP="00673A7E">
                            <w:pPr>
                              <w:rPr>
                                <w:rFonts w:ascii="Arial" w:hAnsi="Arial" w:cs="Arial"/>
                                <w:color w:val="FFFFFF"/>
                                <w:sz w:val="20"/>
                                <w:szCs w:val="14"/>
                                <w:lang w:val="it-IT"/>
                              </w:rPr>
                            </w:pPr>
                            <w:r w:rsidRPr="0069174F">
                              <w:rPr>
                                <w:rFonts w:ascii="Arial" w:hAnsi="Arial" w:cs="Arial"/>
                                <w:color w:val="FFFFFF"/>
                                <w:sz w:val="20"/>
                                <w:szCs w:val="14"/>
                                <w:lang w:val="it-IT"/>
                              </w:rPr>
                              <w:t>www.sonata-software.com</w:t>
                            </w:r>
                          </w:p>
                          <w:p w14:paraId="1C034383" w14:textId="77777777" w:rsidR="00673A7E" w:rsidRPr="00620E61" w:rsidRDefault="00673A7E" w:rsidP="00673A7E">
                            <w:pPr>
                              <w:rPr>
                                <w:rFonts w:cs="Arial"/>
                                <w:i/>
                                <w:color w:val="FFFFFF"/>
                                <w:szCs w:val="18"/>
                                <w:lang w:val="fr-FR"/>
                              </w:rPr>
                            </w:pPr>
                          </w:p>
                        </w:txbxContent>
                      </wps:txbx>
                      <wps:bodyPr rot="0" vert="horz" wrap="square" lIns="45720" tIns="45720" rIns="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8272D64" id="_x0000_t202" coordsize="21600,21600" o:spt="202" path="m,l,21600r21600,l21600,xe">
                <v:stroke joinstyle="miter"/>
                <v:path gradientshapeok="t" o:connecttype="rect"/>
              </v:shapetype>
              <v:shape id="Text Box 2" o:spid="_x0000_s1026" type="#_x0000_t202" style="position:absolute;left:0;text-align:left;margin-left:-1in;margin-top:-72.85pt;width:129.05pt;height:790.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" fillcolor="#036" strokecolor="white">
                <v:textbox inset="3.6pt,,0">
                  <w:txbxContent>
                    <w:p w14:paraId="452C13AE" w14:textId="77777777" w:rsidR="00673A7E" w:rsidRDefault="00673A7E" w:rsidP="00673A7E">
                      <w:pPr>
                        <w:spacing w:line="312" w:lineRule="auto"/>
                        <w:rPr>
                          <w:b/>
                          <w:color w:val="FFFFFF"/>
                        </w:rPr>
                      </w:pPr>
                    </w:p>
                    <w:p w14:paraId="46FBE035" w14:textId="77777777" w:rsidR="00673A7E" w:rsidRDefault="00673A7E" w:rsidP="00673A7E">
                      <w:pPr>
                        <w:spacing w:line="312" w:lineRule="auto"/>
                        <w:rPr>
                          <w:b/>
                          <w:color w:val="FFFFFF"/>
                        </w:rPr>
                      </w:pPr>
                    </w:p>
                    <w:p w14:paraId="47D52B64" w14:textId="77777777" w:rsidR="00673A7E" w:rsidRDefault="00673A7E" w:rsidP="00673A7E">
                      <w:pPr>
                        <w:spacing w:line="312" w:lineRule="auto"/>
                        <w:rPr>
                          <w:b/>
                          <w:i/>
                          <w:color w:val="FFFFFF"/>
                          <w:sz w:val="22"/>
                        </w:rPr>
                      </w:pPr>
                    </w:p>
                    <w:p w14:paraId="57EE88DF" w14:textId="77777777" w:rsidR="00673A7E" w:rsidRDefault="00673A7E" w:rsidP="00673A7E">
                      <w:pPr>
                        <w:spacing w:line="312" w:lineRule="auto"/>
                        <w:rPr>
                          <w:b/>
                          <w:i/>
                          <w:color w:val="FFFFFF"/>
                          <w:sz w:val="22"/>
                        </w:rPr>
                      </w:pPr>
                    </w:p>
                    <w:p w14:paraId="7505C247" w14:textId="77777777" w:rsidR="00673A7E" w:rsidRDefault="00673A7E" w:rsidP="00673A7E">
                      <w:pPr>
                        <w:spacing w:line="312" w:lineRule="auto"/>
                        <w:rPr>
                          <w:b/>
                          <w:i/>
                          <w:color w:val="FFFFFF"/>
                          <w:sz w:val="22"/>
                        </w:rPr>
                      </w:pPr>
                    </w:p>
                    <w:p w14:paraId="78FB13E0" w14:textId="77777777" w:rsidR="00673A7E" w:rsidRDefault="00673A7E" w:rsidP="00673A7E">
                      <w:pPr>
                        <w:spacing w:line="312" w:lineRule="auto"/>
                        <w:rPr>
                          <w:b/>
                          <w:i/>
                          <w:color w:val="FFFFFF"/>
                          <w:sz w:val="22"/>
                        </w:rPr>
                      </w:pPr>
                    </w:p>
                    <w:p w14:paraId="533682C4" w14:textId="77777777" w:rsidR="00673A7E" w:rsidRDefault="00673A7E" w:rsidP="00673A7E">
                      <w:pPr>
                        <w:spacing w:line="312" w:lineRule="auto"/>
                        <w:rPr>
                          <w:b/>
                          <w:i/>
                          <w:color w:val="FFFFFF"/>
                          <w:sz w:val="22"/>
                        </w:rPr>
                      </w:pPr>
                    </w:p>
                    <w:p w14:paraId="6D4385EC" w14:textId="77777777" w:rsidR="00673A7E" w:rsidRDefault="00673A7E" w:rsidP="00673A7E">
                      <w:pPr>
                        <w:spacing w:line="312" w:lineRule="auto"/>
                        <w:rPr>
                          <w:b/>
                          <w:i/>
                          <w:color w:val="FFFFFF"/>
                          <w:sz w:val="22"/>
                        </w:rPr>
                      </w:pPr>
                    </w:p>
                    <w:p w14:paraId="52759E14" w14:textId="77777777" w:rsidR="00673A7E" w:rsidRDefault="00673A7E" w:rsidP="00673A7E">
                      <w:pPr>
                        <w:spacing w:line="312" w:lineRule="auto"/>
                        <w:rPr>
                          <w:b/>
                          <w:i/>
                          <w:color w:val="FFFFFF"/>
                          <w:sz w:val="22"/>
                        </w:rPr>
                      </w:pPr>
                    </w:p>
                    <w:p w14:paraId="053E3C1D" w14:textId="77777777" w:rsidR="00673A7E" w:rsidRDefault="00673A7E" w:rsidP="00673A7E">
                      <w:pPr>
                        <w:spacing w:line="312" w:lineRule="auto"/>
                        <w:rPr>
                          <w:b/>
                          <w:i/>
                          <w:color w:val="FFFFFF"/>
                          <w:sz w:val="22"/>
                        </w:rPr>
                      </w:pPr>
                    </w:p>
                    <w:p w14:paraId="3F94C5A7" w14:textId="77777777" w:rsidR="00673A7E" w:rsidRPr="00673A7E" w:rsidRDefault="00673A7E" w:rsidP="00673A7E">
                      <w:pPr>
                        <w:spacing w:line="312" w:lineRule="auto"/>
                        <w:rPr>
                          <w:rFonts w:ascii="Arial" w:hAnsi="Arial" w:cs="Arial"/>
                          <w:b/>
                          <w:i/>
                          <w:color w:val="FFFFFF"/>
                          <w:sz w:val="20"/>
                          <w:szCs w:val="20"/>
                        </w:rPr>
                      </w:pPr>
                      <w:r w:rsidRPr="00673A7E">
                        <w:rPr>
                          <w:rFonts w:ascii="Arial" w:hAnsi="Arial" w:cs="Arial"/>
                          <w:b/>
                          <w:i/>
                          <w:color w:val="FFFFFF"/>
                          <w:sz w:val="20"/>
                          <w:szCs w:val="20"/>
                        </w:rPr>
                        <w:t>Our Vision</w:t>
                      </w:r>
                    </w:p>
                    <w:p w14:paraId="496F7C72" w14:textId="77777777" w:rsidR="00673A7E" w:rsidRPr="00673A7E" w:rsidRDefault="00673A7E" w:rsidP="00673A7E">
                      <w:pPr>
                        <w:spacing w:line="312" w:lineRule="auto"/>
                        <w:rPr>
                          <w:rFonts w:ascii="Arial" w:hAnsi="Arial" w:cs="Arial"/>
                          <w:b/>
                          <w:i/>
                          <w:color w:val="FFFFFF"/>
                          <w:sz w:val="20"/>
                          <w:szCs w:val="20"/>
                        </w:rPr>
                      </w:pPr>
                    </w:p>
                    <w:p w14:paraId="55060704" w14:textId="77777777" w:rsidR="00673A7E" w:rsidRPr="00AE3925" w:rsidRDefault="00673A7E" w:rsidP="00673A7E">
                      <w:pPr>
                        <w:spacing w:line="312" w:lineRule="auto"/>
                        <w:rPr>
                          <w:rFonts w:cs="Arial"/>
                          <w:bCs/>
                          <w:iCs/>
                          <w:color w:val="FFFFFF"/>
                        </w:rPr>
                      </w:pPr>
                      <w:r w:rsidRPr="00673A7E">
                        <w:rPr>
                          <w:rFonts w:ascii="Arial" w:hAnsi="Arial" w:cs="Arial"/>
                          <w:bCs/>
                          <w:iCs/>
                          <w:color w:val="FFFFFF"/>
                          <w:sz w:val="20"/>
                          <w:szCs w:val="20"/>
                        </w:rPr>
                        <w:t>To be a world class firm that is a benchmark for catalyzing business transformation for our customers, fulfilling employee aspirations &amp; caring for our wider community through depth of thought leadership, customer centricity and execution excellence</w:t>
                      </w:r>
                    </w:p>
                    <w:p w14:paraId="634809FB" w14:textId="77777777" w:rsidR="00673A7E" w:rsidRPr="009B23F6" w:rsidRDefault="00673A7E" w:rsidP="00673A7E">
                      <w:pPr>
                        <w:rPr>
                          <w:rFonts w:cs="Arial"/>
                          <w:color w:val="FFFFFF"/>
                        </w:rPr>
                      </w:pPr>
                    </w:p>
                    <w:p w14:paraId="5DB3C0BE" w14:textId="77777777" w:rsidR="00673A7E" w:rsidRPr="0069174F" w:rsidRDefault="00673A7E" w:rsidP="00673A7E">
                      <w:pPr>
                        <w:rPr>
                          <w:rFonts w:cs="Arial"/>
                          <w:i/>
                          <w:color w:val="FFFFFF"/>
                          <w:lang w:val="it-IT"/>
                        </w:rPr>
                      </w:pPr>
                      <w:r w:rsidRPr="0069174F">
                        <w:rPr>
                          <w:rFonts w:cs="Arial"/>
                          <w:i/>
                          <w:color w:val="FFFFFF"/>
                          <w:lang w:val="it-IT"/>
                        </w:rPr>
                        <w:t>.</w:t>
                      </w:r>
                    </w:p>
                    <w:p w14:paraId="53F61BB4" w14:textId="77777777" w:rsidR="00673A7E" w:rsidRPr="0069174F" w:rsidRDefault="00673A7E" w:rsidP="00673A7E">
                      <w:pPr>
                        <w:rPr>
                          <w:rFonts w:cs="Arial"/>
                          <w:color w:val="FFFFFF"/>
                          <w:sz w:val="18"/>
                          <w:szCs w:val="18"/>
                          <w:lang w:val="it-IT"/>
                        </w:rPr>
                      </w:pPr>
                    </w:p>
                    <w:p w14:paraId="2391AAB3" w14:textId="77777777" w:rsidR="00673A7E" w:rsidRPr="0069174F" w:rsidRDefault="00673A7E" w:rsidP="00673A7E">
                      <w:pPr>
                        <w:rPr>
                          <w:rFonts w:cs="Arial"/>
                          <w:color w:val="FFFFFF"/>
                          <w:sz w:val="18"/>
                          <w:szCs w:val="18"/>
                          <w:lang w:val="it-IT"/>
                        </w:rPr>
                      </w:pPr>
                    </w:p>
                    <w:p w14:paraId="264E547E" w14:textId="77777777" w:rsidR="00673A7E" w:rsidRPr="0069174F" w:rsidRDefault="00673A7E" w:rsidP="00673A7E">
                      <w:pPr>
                        <w:ind w:left="285"/>
                        <w:rPr>
                          <w:rFonts w:cs="Arial"/>
                          <w:color w:val="FFFFFF"/>
                          <w:sz w:val="18"/>
                          <w:szCs w:val="18"/>
                          <w:lang w:val="it-IT"/>
                        </w:rPr>
                      </w:pPr>
                    </w:p>
                    <w:p w14:paraId="260C39D8" w14:textId="77777777" w:rsidR="00673A7E" w:rsidRPr="0069174F" w:rsidRDefault="00673A7E" w:rsidP="00673A7E">
                      <w:pPr>
                        <w:rPr>
                          <w:rFonts w:cs="Arial"/>
                          <w:b/>
                          <w:color w:val="FFFFFF"/>
                          <w:sz w:val="18"/>
                          <w:szCs w:val="18"/>
                          <w:lang w:val="it-IT"/>
                        </w:rPr>
                      </w:pPr>
                    </w:p>
                    <w:p w14:paraId="3E13E5AA" w14:textId="77777777" w:rsidR="00673A7E" w:rsidRPr="0069174F" w:rsidRDefault="00673A7E" w:rsidP="00673A7E">
                      <w:pPr>
                        <w:rPr>
                          <w:rFonts w:cs="Arial"/>
                          <w:b/>
                          <w:color w:val="FFFFFF"/>
                          <w:sz w:val="18"/>
                          <w:szCs w:val="18"/>
                          <w:lang w:val="it-IT"/>
                        </w:rPr>
                      </w:pPr>
                    </w:p>
                    <w:p w14:paraId="1C5E8E91" w14:textId="77777777" w:rsidR="00673A7E" w:rsidRPr="0069174F" w:rsidRDefault="00673A7E" w:rsidP="00673A7E">
                      <w:pPr>
                        <w:rPr>
                          <w:rFonts w:cs="Arial"/>
                          <w:b/>
                          <w:color w:val="FFFFFF"/>
                          <w:sz w:val="18"/>
                          <w:szCs w:val="18"/>
                          <w:lang w:val="it-IT"/>
                        </w:rPr>
                      </w:pPr>
                    </w:p>
                    <w:p w14:paraId="7290020D" w14:textId="77777777" w:rsidR="00673A7E" w:rsidRPr="0069174F" w:rsidRDefault="00673A7E" w:rsidP="00673A7E">
                      <w:pPr>
                        <w:rPr>
                          <w:rFonts w:cs="Arial"/>
                          <w:b/>
                          <w:color w:val="FFFFFF"/>
                          <w:sz w:val="18"/>
                          <w:szCs w:val="18"/>
                          <w:lang w:val="it-IT"/>
                        </w:rPr>
                      </w:pPr>
                    </w:p>
                    <w:p w14:paraId="19ABA177" w14:textId="77777777" w:rsidR="00673A7E" w:rsidRPr="0069174F" w:rsidRDefault="00673A7E" w:rsidP="00673A7E">
                      <w:pPr>
                        <w:rPr>
                          <w:rFonts w:cs="Arial"/>
                          <w:b/>
                          <w:color w:val="FFFFFF"/>
                          <w:sz w:val="18"/>
                          <w:szCs w:val="18"/>
                          <w:lang w:val="it-IT"/>
                        </w:rPr>
                      </w:pPr>
                    </w:p>
                    <w:p w14:paraId="685E05B4" w14:textId="77777777" w:rsidR="00673A7E" w:rsidRPr="0069174F" w:rsidRDefault="00673A7E" w:rsidP="00673A7E">
                      <w:pPr>
                        <w:rPr>
                          <w:rFonts w:cs="Arial"/>
                          <w:b/>
                          <w:color w:val="FFFFFF"/>
                          <w:sz w:val="18"/>
                          <w:szCs w:val="18"/>
                          <w:lang w:val="it-IT"/>
                        </w:rPr>
                      </w:pPr>
                    </w:p>
                    <w:p w14:paraId="7A0DC26C" w14:textId="77777777" w:rsidR="00673A7E" w:rsidRPr="0069174F" w:rsidRDefault="00673A7E" w:rsidP="00673A7E">
                      <w:pPr>
                        <w:rPr>
                          <w:rFonts w:cs="Arial"/>
                          <w:b/>
                          <w:i/>
                          <w:color w:val="FFFFFF"/>
                          <w:szCs w:val="18"/>
                          <w:lang w:val="it-IT"/>
                        </w:rPr>
                      </w:pPr>
                    </w:p>
                    <w:p w14:paraId="7CE8A8FC" w14:textId="77777777" w:rsidR="00673A7E" w:rsidRPr="0069174F" w:rsidRDefault="00673A7E" w:rsidP="00673A7E">
                      <w:pPr>
                        <w:rPr>
                          <w:rFonts w:cs="Arial"/>
                          <w:b/>
                          <w:i/>
                          <w:color w:val="FFFFFF"/>
                          <w:szCs w:val="18"/>
                          <w:lang w:val="it-IT"/>
                        </w:rPr>
                      </w:pPr>
                    </w:p>
                    <w:p w14:paraId="04A7C037" w14:textId="77777777" w:rsidR="00673A7E" w:rsidRPr="0069174F" w:rsidRDefault="00673A7E" w:rsidP="00673A7E">
                      <w:pPr>
                        <w:rPr>
                          <w:rFonts w:cs="Arial"/>
                          <w:b/>
                          <w:i/>
                          <w:color w:val="FFFFFF"/>
                          <w:szCs w:val="18"/>
                          <w:lang w:val="it-IT"/>
                        </w:rPr>
                      </w:pPr>
                    </w:p>
                    <w:p w14:paraId="3285AA6A" w14:textId="77777777" w:rsidR="00673A7E" w:rsidRPr="0069174F" w:rsidRDefault="00673A7E" w:rsidP="00673A7E">
                      <w:pPr>
                        <w:rPr>
                          <w:rFonts w:cs="Arial"/>
                          <w:b/>
                          <w:i/>
                          <w:color w:val="FFFFFF"/>
                          <w:szCs w:val="18"/>
                          <w:lang w:val="it-IT"/>
                        </w:rPr>
                      </w:pPr>
                    </w:p>
                    <w:p w14:paraId="4CE77355" w14:textId="77777777" w:rsidR="00673A7E" w:rsidRPr="0069174F" w:rsidRDefault="00673A7E" w:rsidP="00673A7E">
                      <w:pPr>
                        <w:rPr>
                          <w:rFonts w:cs="Arial"/>
                          <w:b/>
                          <w:i/>
                          <w:color w:val="FFFFFF"/>
                          <w:szCs w:val="18"/>
                          <w:lang w:val="it-IT"/>
                        </w:rPr>
                      </w:pPr>
                    </w:p>
                    <w:p w14:paraId="66406103" w14:textId="77777777" w:rsidR="00673A7E" w:rsidRPr="0069174F" w:rsidRDefault="00673A7E" w:rsidP="00673A7E">
                      <w:pPr>
                        <w:rPr>
                          <w:rFonts w:cs="Arial"/>
                          <w:b/>
                          <w:i/>
                          <w:color w:val="FFFFFF"/>
                          <w:szCs w:val="18"/>
                          <w:lang w:val="it-IT"/>
                        </w:rPr>
                      </w:pPr>
                    </w:p>
                    <w:p w14:paraId="4ED6A7D3" w14:textId="77777777" w:rsidR="00673A7E" w:rsidRPr="0069174F" w:rsidRDefault="00673A7E" w:rsidP="00673A7E">
                      <w:pPr>
                        <w:rPr>
                          <w:rFonts w:cs="Arial"/>
                          <w:b/>
                          <w:i/>
                          <w:color w:val="FFFFFF"/>
                          <w:szCs w:val="18"/>
                          <w:lang w:val="it-IT"/>
                        </w:rPr>
                      </w:pPr>
                    </w:p>
                    <w:p w14:paraId="1BF12D89" w14:textId="77777777" w:rsidR="00673A7E" w:rsidRPr="0069174F" w:rsidRDefault="00673A7E" w:rsidP="00673A7E">
                      <w:pPr>
                        <w:rPr>
                          <w:rFonts w:cs="Arial"/>
                          <w:b/>
                          <w:i/>
                          <w:color w:val="FFFFFF"/>
                          <w:szCs w:val="18"/>
                          <w:lang w:val="it-IT"/>
                        </w:rPr>
                      </w:pPr>
                    </w:p>
                    <w:p w14:paraId="0E6C991E" w14:textId="77777777" w:rsidR="00673A7E" w:rsidRPr="0069174F" w:rsidRDefault="00673A7E" w:rsidP="00673A7E">
                      <w:pPr>
                        <w:rPr>
                          <w:rFonts w:cs="Arial"/>
                          <w:b/>
                          <w:i/>
                          <w:color w:val="FFFFFF"/>
                          <w:szCs w:val="18"/>
                          <w:lang w:val="it-IT"/>
                        </w:rPr>
                      </w:pPr>
                    </w:p>
                    <w:p w14:paraId="773ADE26" w14:textId="77777777" w:rsidR="00673A7E" w:rsidRPr="0069174F" w:rsidRDefault="00673A7E" w:rsidP="00673A7E">
                      <w:pPr>
                        <w:rPr>
                          <w:rFonts w:cs="Arial"/>
                          <w:b/>
                          <w:i/>
                          <w:color w:val="FFFFFF"/>
                          <w:szCs w:val="18"/>
                          <w:lang w:val="it-IT"/>
                        </w:rPr>
                      </w:pPr>
                    </w:p>
                    <w:p w14:paraId="2869583C" w14:textId="77777777" w:rsidR="00673A7E" w:rsidRPr="0069174F" w:rsidRDefault="00673A7E" w:rsidP="00673A7E">
                      <w:pPr>
                        <w:rPr>
                          <w:rFonts w:cs="Arial"/>
                          <w:b/>
                          <w:i/>
                          <w:color w:val="FFFFFF"/>
                          <w:szCs w:val="18"/>
                          <w:lang w:val="it-IT"/>
                        </w:rPr>
                      </w:pPr>
                    </w:p>
                    <w:p w14:paraId="6C6AB628" w14:textId="77777777" w:rsidR="00673A7E" w:rsidRPr="0069174F" w:rsidRDefault="00673A7E" w:rsidP="00673A7E">
                      <w:pPr>
                        <w:rPr>
                          <w:rFonts w:cs="Arial"/>
                          <w:b/>
                          <w:i/>
                          <w:color w:val="FFFFFF"/>
                          <w:szCs w:val="18"/>
                          <w:lang w:val="it-IT"/>
                        </w:rPr>
                      </w:pPr>
                    </w:p>
                    <w:p w14:paraId="54DB1DDB" w14:textId="77777777" w:rsidR="00673A7E" w:rsidRPr="0069174F" w:rsidRDefault="00673A7E" w:rsidP="00673A7E">
                      <w:pPr>
                        <w:rPr>
                          <w:rFonts w:cs="Arial"/>
                          <w:b/>
                          <w:i/>
                          <w:color w:val="FFFFFF"/>
                          <w:szCs w:val="18"/>
                          <w:lang w:val="it-IT"/>
                        </w:rPr>
                      </w:pPr>
                    </w:p>
                    <w:p w14:paraId="7515482D" w14:textId="77777777" w:rsidR="00673A7E" w:rsidRPr="0069174F" w:rsidRDefault="00673A7E" w:rsidP="00673A7E">
                      <w:pPr>
                        <w:rPr>
                          <w:rFonts w:cs="Arial"/>
                          <w:b/>
                          <w:i/>
                          <w:color w:val="FFFFFF"/>
                          <w:szCs w:val="18"/>
                          <w:lang w:val="it-IT"/>
                        </w:rPr>
                      </w:pPr>
                    </w:p>
                    <w:p w14:paraId="4C7EDC96" w14:textId="77777777" w:rsidR="00673A7E" w:rsidRPr="0069174F" w:rsidRDefault="00673A7E" w:rsidP="00673A7E">
                      <w:pPr>
                        <w:rPr>
                          <w:rFonts w:cs="Arial"/>
                          <w:b/>
                          <w:i/>
                          <w:color w:val="FFFFFF"/>
                          <w:szCs w:val="18"/>
                          <w:lang w:val="it-IT"/>
                        </w:rPr>
                      </w:pPr>
                    </w:p>
                    <w:p w14:paraId="39E1323F" w14:textId="77777777" w:rsidR="00673A7E" w:rsidRPr="0069174F" w:rsidRDefault="00673A7E" w:rsidP="00673A7E">
                      <w:pPr>
                        <w:rPr>
                          <w:rFonts w:cs="Arial"/>
                          <w:b/>
                          <w:i/>
                          <w:color w:val="FFFFFF"/>
                          <w:szCs w:val="18"/>
                          <w:lang w:val="it-IT"/>
                        </w:rPr>
                      </w:pPr>
                    </w:p>
                    <w:p w14:paraId="0F5166DE" w14:textId="77777777" w:rsidR="00673A7E" w:rsidRPr="0069174F" w:rsidRDefault="00673A7E" w:rsidP="00673A7E">
                      <w:pPr>
                        <w:rPr>
                          <w:rFonts w:cs="Arial"/>
                          <w:b/>
                          <w:i/>
                          <w:color w:val="FFFFFF"/>
                          <w:szCs w:val="18"/>
                          <w:lang w:val="it-IT"/>
                        </w:rPr>
                      </w:pPr>
                    </w:p>
                    <w:p w14:paraId="40E40D2B" w14:textId="77777777" w:rsidR="00673A7E" w:rsidRPr="0069174F" w:rsidRDefault="00673A7E" w:rsidP="00673A7E">
                      <w:pPr>
                        <w:rPr>
                          <w:rFonts w:cs="Arial"/>
                          <w:b/>
                          <w:i/>
                          <w:color w:val="FFFFFF"/>
                          <w:szCs w:val="18"/>
                          <w:lang w:val="it-IT"/>
                        </w:rPr>
                      </w:pPr>
                    </w:p>
                    <w:p w14:paraId="07D9FF25" w14:textId="77777777" w:rsidR="00673A7E" w:rsidRPr="0069174F" w:rsidRDefault="00673A7E" w:rsidP="00673A7E">
                      <w:pPr>
                        <w:rPr>
                          <w:rFonts w:cs="Arial"/>
                          <w:b/>
                          <w:i/>
                          <w:color w:val="FFFFFF"/>
                          <w:szCs w:val="18"/>
                          <w:lang w:val="it-IT"/>
                        </w:rPr>
                      </w:pPr>
                    </w:p>
                    <w:p w14:paraId="511DDDB8" w14:textId="77777777" w:rsidR="00673A7E" w:rsidRPr="0069174F" w:rsidRDefault="00673A7E" w:rsidP="00673A7E">
                      <w:pPr>
                        <w:rPr>
                          <w:rFonts w:ascii="Arial" w:hAnsi="Arial" w:cs="Arial"/>
                          <w:b/>
                          <w:color w:val="FFFFFF"/>
                          <w:sz w:val="20"/>
                          <w:szCs w:val="14"/>
                          <w:lang w:val="it-IT"/>
                        </w:rPr>
                      </w:pPr>
                      <w:r w:rsidRPr="0069174F">
                        <w:rPr>
                          <w:rFonts w:ascii="Arial" w:hAnsi="Arial" w:cs="Arial"/>
                          <w:b/>
                          <w:color w:val="FFFFFF"/>
                          <w:sz w:val="20"/>
                          <w:szCs w:val="14"/>
                          <w:lang w:val="it-IT"/>
                        </w:rPr>
                        <w:t>SONATA SOFTWARE LTD</w:t>
                      </w:r>
                    </w:p>
                    <w:p w14:paraId="01CFCD4A" w14:textId="77777777" w:rsidR="00673A7E" w:rsidRPr="0069174F" w:rsidRDefault="00673A7E" w:rsidP="00673A7E">
                      <w:pPr>
                        <w:rPr>
                          <w:rFonts w:ascii="Arial" w:hAnsi="Arial" w:cs="Arial"/>
                          <w:color w:val="FFFFFF"/>
                          <w:sz w:val="20"/>
                          <w:szCs w:val="14"/>
                          <w:lang w:val="it-IT"/>
                        </w:rPr>
                      </w:pPr>
                      <w:r w:rsidRPr="0069174F">
                        <w:rPr>
                          <w:rFonts w:ascii="Arial" w:hAnsi="Arial" w:cs="Arial"/>
                          <w:color w:val="FFFFFF"/>
                          <w:sz w:val="20"/>
                          <w:szCs w:val="14"/>
                          <w:lang w:val="it-IT"/>
                        </w:rPr>
                        <w:t>www.sonata-software.com</w:t>
                      </w:r>
                    </w:p>
                    <w:p w14:paraId="1C034383" w14:textId="77777777" w:rsidR="00673A7E" w:rsidRPr="00620E61" w:rsidRDefault="00673A7E" w:rsidP="00673A7E">
                      <w:pPr>
                        <w:rPr>
                          <w:rFonts w:cs="Arial"/>
                          <w:i/>
                          <w:color w:val="FFFFFF"/>
                          <w:szCs w:val="18"/>
                          <w:lang w:val="fr-FR"/>
                        </w:rPr>
                      </w:pPr>
                    </w:p>
                  </w:txbxContent>
                </v:textbox>
              </v:shape>
            </w:pict>
          </mc:Fallback>
        </mc:AlternateContent>
      </w:r>
    </w:p>
    <w:p w14:paraId="591AD734" w14:textId="77777777" w:rsidR="00673A7E" w:rsidRPr="001E7F9E" w:rsidRDefault="00673A7E" w:rsidP="00673A7E">
      <w:pPr>
        <w:pStyle w:val="BodyText1"/>
        <w:jc w:val="right"/>
        <w:rPr>
          <w:rFonts w:ascii="Calibri" w:hAnsi="Calibri" w:cs="Calibri"/>
          <w:b/>
          <w:color w:val="FF0000"/>
          <w:sz w:val="20"/>
          <w:szCs w:val="20"/>
          <w:lang w:val="en-GB"/>
        </w:rPr>
      </w:pPr>
    </w:p>
    <w:p w14:paraId="75BEBF5A" w14:textId="578E7F1B" w:rsidR="00673A7E" w:rsidRPr="001E7F9E" w:rsidRDefault="00AF670C" w:rsidP="00673A7E">
      <w:pPr>
        <w:pStyle w:val="BodyText1"/>
        <w:jc w:val="right"/>
        <w:rPr>
          <w:rFonts w:ascii="Calibri" w:hAnsi="Calibri" w:cs="Calibri"/>
          <w:b/>
          <w:color w:val="FF0000"/>
          <w:sz w:val="20"/>
          <w:szCs w:val="20"/>
          <w:lang w:val="en-GB"/>
        </w:rPr>
      </w:pPr>
      <w:r w:rsidRPr="001E7F9E">
        <w:rPr>
          <w:rFonts w:ascii="Calibri" w:hAnsi="Calibri" w:cs="Calibri"/>
          <w:noProof/>
          <w:sz w:val="20"/>
          <w:szCs w:val="20"/>
        </w:rPr>
        <mc:AlternateContent>
          <mc:Choice Requires="wps">
            <w:drawing>
              <wp:anchor distT="0" distB="0" distL="114300" distR="114300" simplePos="0" relativeHeight="251658241" behindDoc="0" locked="0" layoutInCell="0" allowOverlap="1" wp14:anchorId="520517A4" wp14:editId="4947838C">
                <wp:simplePos x="0" y="0"/>
                <wp:positionH relativeFrom="column">
                  <wp:posOffset>1758950</wp:posOffset>
                </wp:positionH>
                <wp:positionV relativeFrom="paragraph">
                  <wp:posOffset>50165</wp:posOffset>
                </wp:positionV>
                <wp:extent cx="4704080" cy="1894840"/>
                <wp:effectExtent l="0" t="0" r="0" b="0"/>
                <wp:wrapNone/>
                <wp:docPr id="8" name="Text Box 3">
                  <a:extLst xmlns:a="http://schemas.openxmlformats.org/drawingml/2006/main">
                    <a:ext uri="{FF2B5EF4-FFF2-40B4-BE49-F238E27FC236}">
                      <a16:creationId xmlns:a16="http://schemas.microsoft.com/office/drawing/2014/main" id="{CA389826-EB17-455E-A291-09E220D08E9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04080" cy="1894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75046E5" w14:textId="77777777" w:rsidR="00673A7E" w:rsidRPr="00620E61" w:rsidRDefault="00673A7E" w:rsidP="00673A7E">
                            <w:pPr>
                              <w:pStyle w:val="Technical5"/>
                              <w:ind w:left="720" w:firstLine="0"/>
                              <w:jc w:val="center"/>
                              <w:rPr>
                                <w:rFonts w:ascii="Calibri" w:hAnsi="Calibri"/>
                                <w:sz w:val="32"/>
                                <w:szCs w:val="32"/>
                              </w:rPr>
                            </w:pPr>
                            <w:r>
                              <w:rPr>
                                <w:rFonts w:ascii="Calibri" w:hAnsi="Calibri"/>
                                <w:sz w:val="32"/>
                                <w:szCs w:val="32"/>
                              </w:rPr>
                              <w:t>Business Requirements Document</w:t>
                            </w:r>
                          </w:p>
                          <w:p w14:paraId="4DBC8519" w14:textId="77777777" w:rsidR="00673A7E" w:rsidRPr="00620E61" w:rsidRDefault="00673A7E" w:rsidP="00673A7E">
                            <w:pPr>
                              <w:pStyle w:val="Technical5"/>
                              <w:tabs>
                                <w:tab w:val="clear" w:pos="-720"/>
                              </w:tabs>
                              <w:suppressAutoHyphens w:val="0"/>
                              <w:jc w:val="center"/>
                              <w:rPr>
                                <w:rFonts w:ascii="Calibri" w:hAnsi="Calibri"/>
                              </w:rPr>
                            </w:pPr>
                            <w:r>
                              <w:rPr>
                                <w:rFonts w:ascii="Calibri" w:hAnsi="Calibri"/>
                              </w:rPr>
                              <w:t>for</w:t>
                            </w:r>
                          </w:p>
                          <w:p w14:paraId="544AFBFA" w14:textId="77777777" w:rsidR="00673A7E" w:rsidRPr="00620E61" w:rsidRDefault="00CA5DC6" w:rsidP="00673A7E">
                            <w:pPr>
                              <w:pStyle w:val="Technical5"/>
                              <w:tabs>
                                <w:tab w:val="clear" w:pos="-720"/>
                              </w:tabs>
                              <w:suppressAutoHyphens w:val="0"/>
                              <w:jc w:val="center"/>
                              <w:rPr>
                                <w:rFonts w:ascii="Calibri" w:hAnsi="Calibri"/>
                              </w:rPr>
                            </w:pPr>
                            <w:r>
                              <w:rPr>
                                <w:rFonts w:ascii="Calibri" w:hAnsi="Calibri"/>
                              </w:rPr>
                              <w:t>Metrics Management System</w:t>
                            </w:r>
                          </w:p>
                          <w:p w14:paraId="5BB1953D" w14:textId="77777777" w:rsidR="00673A7E" w:rsidRDefault="00673A7E" w:rsidP="00673A7E">
                            <w:pPr>
                              <w:ind w:left="720"/>
                            </w:pPr>
                            <w:r>
                              <w:t xml:space="preserve">                   </w:t>
                            </w:r>
                          </w:p>
                          <w:p w14:paraId="46B722D2" w14:textId="77777777" w:rsidR="00673A7E" w:rsidRDefault="00673A7E" w:rsidP="00673A7E">
                            <w:pPr>
                              <w:jc w:val="center"/>
                            </w:pPr>
                          </w:p>
                          <w:p w14:paraId="7ABFAE13" w14:textId="77777777" w:rsidR="00673A7E" w:rsidRDefault="00673A7E" w:rsidP="00673A7E">
                            <w:pPr>
                              <w:jc w:val="center"/>
                            </w:pPr>
                          </w:p>
                          <w:p w14:paraId="2685FC4D" w14:textId="77777777" w:rsidR="00673A7E" w:rsidRDefault="00673A7E" w:rsidP="00673A7E">
                            <w:pPr>
                              <w:jc w:val="center"/>
                            </w:pPr>
                          </w:p>
                          <w:p w14:paraId="7D2CD0F0" w14:textId="77777777" w:rsidR="00673A7E" w:rsidRDefault="00673A7E" w:rsidP="00673A7E">
                            <w:pPr>
                              <w:jc w:val="center"/>
                            </w:pPr>
                          </w:p>
                          <w:p w14:paraId="3B588584" w14:textId="77777777" w:rsidR="00673A7E" w:rsidRDefault="00673A7E" w:rsidP="00673A7E">
                            <w:pPr>
                              <w:jc w:val="center"/>
                            </w:pPr>
                          </w:p>
                          <w:p w14:paraId="4E06FC62" w14:textId="77777777" w:rsidR="00673A7E" w:rsidRDefault="00673A7E" w:rsidP="00673A7E">
                            <w:pPr>
                              <w:jc w:val="center"/>
                            </w:pPr>
                          </w:p>
                          <w:p w14:paraId="7D0D16DC" w14:textId="77777777" w:rsidR="00673A7E" w:rsidRDefault="00673A7E" w:rsidP="00673A7E">
                            <w:pPr>
                              <w:jc w:val="center"/>
                            </w:pPr>
                          </w:p>
                          <w:p w14:paraId="7A32FF43" w14:textId="77777777" w:rsidR="00673A7E" w:rsidRDefault="00673A7E" w:rsidP="00673A7E">
                            <w:pPr>
                              <w:jc w:val="center"/>
                            </w:pPr>
                          </w:p>
                          <w:p w14:paraId="1177AB99" w14:textId="77777777" w:rsidR="00673A7E" w:rsidRDefault="00673A7E" w:rsidP="00673A7E">
                            <w:pPr>
                              <w:jc w:val="center"/>
                            </w:pPr>
                          </w:p>
                          <w:p w14:paraId="36FEC29B" w14:textId="77777777" w:rsidR="00673A7E" w:rsidRDefault="00673A7E" w:rsidP="00673A7E">
                            <w:pPr>
                              <w:jc w:val="center"/>
                            </w:pPr>
                          </w:p>
                          <w:p w14:paraId="667C8CB9" w14:textId="77777777" w:rsidR="00673A7E" w:rsidRDefault="00673A7E" w:rsidP="00673A7E">
                            <w:pPr>
                              <w:jc w:val="center"/>
                            </w:pPr>
                          </w:p>
                          <w:p w14:paraId="532F7BEF" w14:textId="77777777" w:rsidR="00673A7E" w:rsidRDefault="00673A7E" w:rsidP="00673A7E">
                            <w:pPr>
                              <w:jc w:val="center"/>
                            </w:pPr>
                          </w:p>
                          <w:p w14:paraId="5FB25AC9" w14:textId="77777777" w:rsidR="00673A7E" w:rsidRDefault="00673A7E" w:rsidP="00673A7E">
                            <w:pPr>
                              <w:jc w:val="center"/>
                            </w:pPr>
                          </w:p>
                          <w:p w14:paraId="5851BE7D" w14:textId="77777777" w:rsidR="00673A7E" w:rsidRDefault="00673A7E" w:rsidP="00673A7E">
                            <w:pPr>
                              <w:jc w:val="center"/>
                            </w:pPr>
                          </w:p>
                          <w:p w14:paraId="5305A9B6" w14:textId="77777777" w:rsidR="00673A7E" w:rsidRDefault="00673A7E" w:rsidP="00673A7E">
                            <w:pPr>
                              <w:jc w:val="center"/>
                            </w:pPr>
                          </w:p>
                          <w:p w14:paraId="1B4C7EF7" w14:textId="77777777" w:rsidR="00673A7E" w:rsidRDefault="00673A7E" w:rsidP="00673A7E">
                            <w:pPr>
                              <w:jc w:val="center"/>
                            </w:pPr>
                          </w:p>
                          <w:p w14:paraId="60AF8705" w14:textId="77777777" w:rsidR="00673A7E" w:rsidRDefault="00673A7E" w:rsidP="00673A7E">
                            <w:pPr>
                              <w:jc w:val="center"/>
                            </w:pPr>
                          </w:p>
                          <w:p w14:paraId="48DBBAFC" w14:textId="77777777" w:rsidR="00673A7E" w:rsidRDefault="00673A7E" w:rsidP="00673A7E">
                            <w:pPr>
                              <w:jc w:val="center"/>
                            </w:pPr>
                          </w:p>
                          <w:p w14:paraId="30A12C2A" w14:textId="77777777" w:rsidR="00673A7E" w:rsidRDefault="00673A7E" w:rsidP="00673A7E">
                            <w:pPr>
                              <w:jc w:val="center"/>
                            </w:pPr>
                          </w:p>
                          <w:p w14:paraId="32282033" w14:textId="77777777" w:rsidR="00673A7E" w:rsidRDefault="00673A7E" w:rsidP="00673A7E">
                            <w:pPr>
                              <w:jc w:val="center"/>
                            </w:pPr>
                          </w:p>
                          <w:p w14:paraId="48680F4E" w14:textId="77777777" w:rsidR="00673A7E" w:rsidRDefault="00673A7E" w:rsidP="00673A7E">
                            <w:pPr>
                              <w:jc w:val="center"/>
                            </w:pPr>
                          </w:p>
                          <w:p w14:paraId="5B2007D0" w14:textId="77777777" w:rsidR="00673A7E" w:rsidRDefault="00673A7E" w:rsidP="00673A7E">
                            <w:pPr>
                              <w:jc w:val="center"/>
                            </w:pPr>
                          </w:p>
                          <w:p w14:paraId="76D8A6A7" w14:textId="77777777" w:rsidR="00673A7E" w:rsidRDefault="00673A7E" w:rsidP="00673A7E">
                            <w:pPr>
                              <w:jc w:val="center"/>
                            </w:pPr>
                          </w:p>
                          <w:p w14:paraId="707E4AAD" w14:textId="77777777" w:rsidR="00673A7E" w:rsidRDefault="00673A7E" w:rsidP="00673A7E">
                            <w:pPr>
                              <w:jc w:val="center"/>
                            </w:pPr>
                          </w:p>
                          <w:p w14:paraId="3803D259" w14:textId="77777777" w:rsidR="00673A7E" w:rsidRDefault="00673A7E" w:rsidP="00673A7E">
                            <w:pPr>
                              <w:jc w:val="center"/>
                            </w:pPr>
                          </w:p>
                          <w:p w14:paraId="05A971C8" w14:textId="77777777" w:rsidR="00673A7E" w:rsidRDefault="00673A7E" w:rsidP="00673A7E">
                            <w:pPr>
                              <w:jc w:val="center"/>
                            </w:pPr>
                          </w:p>
                          <w:p w14:paraId="507ECA24" w14:textId="77777777" w:rsidR="00673A7E" w:rsidRDefault="00673A7E" w:rsidP="00673A7E">
                            <w:pPr>
                              <w:jc w:val="center"/>
                            </w:pPr>
                          </w:p>
                          <w:p w14:paraId="2B1DA1AB" w14:textId="77777777" w:rsidR="00673A7E" w:rsidRDefault="00673A7E" w:rsidP="00673A7E">
                            <w:pPr>
                              <w:jc w:val="center"/>
                            </w:pPr>
                          </w:p>
                          <w:p w14:paraId="2ACFE7C0" w14:textId="77777777" w:rsidR="00673A7E" w:rsidRDefault="00673A7E" w:rsidP="00673A7E">
                            <w:pPr>
                              <w:jc w:val="center"/>
                            </w:pPr>
                          </w:p>
                          <w:p w14:paraId="04FA874C" w14:textId="77777777" w:rsidR="00673A7E" w:rsidRDefault="00673A7E" w:rsidP="00673A7E">
                            <w:pPr>
                              <w:jc w:val="center"/>
                            </w:pPr>
                          </w:p>
                          <w:p w14:paraId="1A251A38" w14:textId="77777777" w:rsidR="00673A7E" w:rsidRDefault="00673A7E" w:rsidP="00673A7E">
                            <w:pPr>
                              <w:jc w:val="center"/>
                            </w:pPr>
                          </w:p>
                          <w:p w14:paraId="1C6BA53F" w14:textId="77777777" w:rsidR="00673A7E" w:rsidRDefault="00673A7E" w:rsidP="00673A7E">
                            <w:pPr>
                              <w:jc w:val="center"/>
                            </w:pPr>
                          </w:p>
                          <w:p w14:paraId="68AF1FA0" w14:textId="77777777" w:rsidR="00673A7E" w:rsidRDefault="00673A7E" w:rsidP="00673A7E">
                            <w:pPr>
                              <w:jc w:val="center"/>
                            </w:pPr>
                          </w:p>
                          <w:p w14:paraId="215D30BE" w14:textId="77777777" w:rsidR="00673A7E" w:rsidRDefault="00673A7E" w:rsidP="00673A7E">
                            <w:pPr>
                              <w:jc w:val="center"/>
                            </w:pPr>
                          </w:p>
                          <w:p w14:paraId="0F23A6EB" w14:textId="77777777" w:rsidR="00673A7E" w:rsidRDefault="00673A7E" w:rsidP="00673A7E">
                            <w:pPr>
                              <w:jc w:val="center"/>
                            </w:pPr>
                          </w:p>
                          <w:p w14:paraId="65C73A32" w14:textId="77777777" w:rsidR="00673A7E" w:rsidRDefault="00673A7E" w:rsidP="00673A7E">
                            <w:pPr>
                              <w:jc w:val="center"/>
                            </w:pPr>
                          </w:p>
                          <w:p w14:paraId="27106C2E" w14:textId="77777777" w:rsidR="00673A7E" w:rsidRDefault="00673A7E" w:rsidP="00673A7E">
                            <w:pPr>
                              <w:jc w:val="center"/>
                            </w:pPr>
                          </w:p>
                          <w:p w14:paraId="3C12D649" w14:textId="77777777" w:rsidR="00673A7E" w:rsidRDefault="00673A7E" w:rsidP="00673A7E">
                            <w:pPr>
                              <w:jc w:val="center"/>
                            </w:pPr>
                          </w:p>
                          <w:p w14:paraId="39B3837D" w14:textId="77777777" w:rsidR="00673A7E" w:rsidRDefault="00673A7E" w:rsidP="00673A7E">
                            <w:pPr>
                              <w:jc w:val="center"/>
                            </w:pPr>
                          </w:p>
                          <w:p w14:paraId="36C82B80" w14:textId="77777777" w:rsidR="00673A7E" w:rsidRDefault="00673A7E" w:rsidP="00673A7E">
                            <w:pPr>
                              <w:jc w:val="center"/>
                            </w:pPr>
                          </w:p>
                          <w:p w14:paraId="3839A637" w14:textId="77777777" w:rsidR="00673A7E" w:rsidRDefault="00673A7E" w:rsidP="00673A7E">
                            <w:pPr>
                              <w:jc w:val="center"/>
                            </w:pPr>
                          </w:p>
                          <w:p w14:paraId="16AA6838" w14:textId="77777777" w:rsidR="00673A7E" w:rsidRDefault="00673A7E" w:rsidP="00673A7E">
                            <w:pPr>
                              <w:jc w:val="center"/>
                            </w:pPr>
                          </w:p>
                          <w:p w14:paraId="226CF6D3" w14:textId="77777777" w:rsidR="00673A7E" w:rsidRDefault="00673A7E" w:rsidP="00673A7E">
                            <w:pPr>
                              <w:jc w:val="center"/>
                            </w:pPr>
                          </w:p>
                          <w:p w14:paraId="4945C542" w14:textId="77777777" w:rsidR="00673A7E" w:rsidRDefault="00673A7E" w:rsidP="00673A7E">
                            <w:pPr>
                              <w:jc w:val="center"/>
                            </w:pPr>
                          </w:p>
                          <w:p w14:paraId="14AD4F31" w14:textId="77777777" w:rsidR="00673A7E" w:rsidRDefault="00673A7E" w:rsidP="00673A7E">
                            <w:pPr>
                              <w:jc w:val="center"/>
                            </w:pPr>
                          </w:p>
                          <w:p w14:paraId="57C3D8F3" w14:textId="77777777" w:rsidR="00673A7E" w:rsidRDefault="00673A7E" w:rsidP="00673A7E">
                            <w:pPr>
                              <w:jc w:val="center"/>
                            </w:pPr>
                          </w:p>
                          <w:p w14:paraId="0F66CD6E" w14:textId="77777777" w:rsidR="00673A7E" w:rsidRDefault="00673A7E" w:rsidP="00673A7E">
                            <w:pPr>
                              <w:jc w:val="center"/>
                            </w:pPr>
                          </w:p>
                          <w:p w14:paraId="75E39EB1" w14:textId="77777777" w:rsidR="00673A7E" w:rsidRDefault="00673A7E" w:rsidP="00673A7E">
                            <w:pPr>
                              <w:jc w:val="center"/>
                            </w:pPr>
                          </w:p>
                          <w:p w14:paraId="384BF32C" w14:textId="77777777" w:rsidR="00673A7E" w:rsidRDefault="00673A7E" w:rsidP="00673A7E">
                            <w:pPr>
                              <w:jc w:val="center"/>
                            </w:pPr>
                          </w:p>
                          <w:p w14:paraId="54BCB706" w14:textId="77777777" w:rsidR="00673A7E" w:rsidRDefault="00673A7E" w:rsidP="00673A7E">
                            <w:pPr>
                              <w:jc w:val="center"/>
                            </w:pPr>
                          </w:p>
                          <w:p w14:paraId="66C64B6D" w14:textId="77777777" w:rsidR="00673A7E" w:rsidRDefault="00673A7E" w:rsidP="00673A7E">
                            <w:pPr>
                              <w:jc w:val="center"/>
                            </w:pPr>
                          </w:p>
                          <w:p w14:paraId="6048842A" w14:textId="77777777" w:rsidR="00673A7E" w:rsidRDefault="00673A7E" w:rsidP="00673A7E">
                            <w:pPr>
                              <w:jc w:val="center"/>
                            </w:pPr>
                          </w:p>
                          <w:p w14:paraId="59032ADB" w14:textId="77777777" w:rsidR="00673A7E" w:rsidRDefault="00673A7E" w:rsidP="00673A7E">
                            <w:pPr>
                              <w:jc w:val="center"/>
                            </w:pPr>
                          </w:p>
                          <w:p w14:paraId="698FE71A" w14:textId="77777777" w:rsidR="00673A7E" w:rsidRDefault="00673A7E" w:rsidP="00673A7E">
                            <w:pPr>
                              <w:jc w:val="center"/>
                            </w:pPr>
                          </w:p>
                          <w:p w14:paraId="50A1BE97" w14:textId="77777777" w:rsidR="00673A7E" w:rsidRDefault="00673A7E" w:rsidP="00673A7E">
                            <w:pPr>
                              <w:jc w:val="center"/>
                            </w:pPr>
                          </w:p>
                          <w:p w14:paraId="68198124" w14:textId="77777777" w:rsidR="00673A7E" w:rsidRDefault="00673A7E" w:rsidP="00673A7E">
                            <w:pPr>
                              <w:jc w:val="center"/>
                            </w:pPr>
                          </w:p>
                          <w:p w14:paraId="357C3D90" w14:textId="77777777" w:rsidR="00673A7E" w:rsidRDefault="00673A7E" w:rsidP="00673A7E">
                            <w:pPr>
                              <w:jc w:val="center"/>
                            </w:pPr>
                          </w:p>
                          <w:p w14:paraId="7A527DF9" w14:textId="77777777" w:rsidR="00673A7E" w:rsidRDefault="00673A7E" w:rsidP="00673A7E">
                            <w:pPr>
                              <w:jc w:val="center"/>
                            </w:pPr>
                          </w:p>
                          <w:p w14:paraId="49B7B04B" w14:textId="77777777" w:rsidR="00673A7E" w:rsidRDefault="00673A7E" w:rsidP="00673A7E">
                            <w:pPr>
                              <w:jc w:val="center"/>
                            </w:pPr>
                          </w:p>
                          <w:p w14:paraId="26F30A62" w14:textId="77777777" w:rsidR="00673A7E" w:rsidRDefault="00673A7E" w:rsidP="00673A7E">
                            <w:pPr>
                              <w:jc w:val="center"/>
                            </w:pPr>
                          </w:p>
                          <w:p w14:paraId="54E222F9" w14:textId="77777777" w:rsidR="00673A7E" w:rsidRDefault="00673A7E" w:rsidP="00673A7E">
                            <w:pPr>
                              <w:jc w:val="center"/>
                            </w:pPr>
                          </w:p>
                          <w:p w14:paraId="02648E57" w14:textId="77777777" w:rsidR="00673A7E" w:rsidRDefault="00673A7E" w:rsidP="00673A7E">
                            <w:pPr>
                              <w:jc w:val="center"/>
                            </w:pPr>
                          </w:p>
                          <w:p w14:paraId="66B557F3" w14:textId="77777777" w:rsidR="00673A7E" w:rsidRDefault="00673A7E" w:rsidP="00673A7E">
                            <w:pPr>
                              <w:jc w:val="center"/>
                            </w:pPr>
                          </w:p>
                          <w:p w14:paraId="55FBF5E5" w14:textId="77777777" w:rsidR="00673A7E" w:rsidRDefault="00673A7E" w:rsidP="00673A7E">
                            <w:pPr>
                              <w:jc w:val="center"/>
                            </w:pPr>
                          </w:p>
                          <w:p w14:paraId="3E154342" w14:textId="77777777" w:rsidR="00673A7E" w:rsidRDefault="00673A7E" w:rsidP="00673A7E">
                            <w:pPr>
                              <w:jc w:val="center"/>
                            </w:pPr>
                          </w:p>
                          <w:p w14:paraId="50C2187D" w14:textId="77777777" w:rsidR="00673A7E" w:rsidRDefault="00673A7E" w:rsidP="00673A7E">
                            <w:pPr>
                              <w:jc w:val="center"/>
                            </w:pPr>
                          </w:p>
                          <w:p w14:paraId="41324143" w14:textId="77777777" w:rsidR="00673A7E" w:rsidRDefault="00673A7E" w:rsidP="00673A7E">
                            <w:pPr>
                              <w:jc w:val="center"/>
                            </w:pPr>
                          </w:p>
                          <w:p w14:paraId="3FFE769D" w14:textId="77777777" w:rsidR="00673A7E" w:rsidRDefault="00673A7E" w:rsidP="00673A7E">
                            <w:pPr>
                              <w:jc w:val="center"/>
                            </w:pPr>
                          </w:p>
                          <w:p w14:paraId="2019459F" w14:textId="77777777" w:rsidR="00673A7E" w:rsidRDefault="00673A7E" w:rsidP="00673A7E">
                            <w:pPr>
                              <w:jc w:val="center"/>
                            </w:pPr>
                          </w:p>
                          <w:p w14:paraId="04909D69" w14:textId="77777777" w:rsidR="00673A7E" w:rsidRDefault="00673A7E" w:rsidP="00673A7E">
                            <w:pPr>
                              <w:jc w:val="center"/>
                            </w:pPr>
                          </w:p>
                          <w:p w14:paraId="3AF384E9" w14:textId="77777777" w:rsidR="00673A7E" w:rsidRDefault="00673A7E" w:rsidP="00673A7E">
                            <w:pPr>
                              <w:jc w:val="center"/>
                            </w:pPr>
                          </w:p>
                          <w:p w14:paraId="2B3EA83A" w14:textId="77777777" w:rsidR="00673A7E" w:rsidRDefault="00673A7E" w:rsidP="00673A7E">
                            <w:pPr>
                              <w:jc w:val="center"/>
                            </w:pPr>
                          </w:p>
                          <w:p w14:paraId="1DC87AC9" w14:textId="77777777" w:rsidR="00673A7E" w:rsidRDefault="00673A7E" w:rsidP="00673A7E">
                            <w:pPr>
                              <w:jc w:val="center"/>
                            </w:pPr>
                          </w:p>
                          <w:p w14:paraId="2F1B2FF6" w14:textId="77777777" w:rsidR="00673A7E" w:rsidRDefault="00673A7E" w:rsidP="00673A7E">
                            <w:pPr>
                              <w:jc w:val="center"/>
                            </w:pPr>
                          </w:p>
                          <w:p w14:paraId="410BBA06" w14:textId="77777777" w:rsidR="00673A7E" w:rsidRDefault="00673A7E" w:rsidP="00673A7E">
                            <w:pPr>
                              <w:jc w:val="center"/>
                            </w:pPr>
                          </w:p>
                          <w:p w14:paraId="79EC40DB" w14:textId="77777777" w:rsidR="00673A7E" w:rsidRDefault="00673A7E" w:rsidP="00673A7E">
                            <w:pPr>
                              <w:jc w:val="center"/>
                            </w:pPr>
                          </w:p>
                          <w:p w14:paraId="7781191A" w14:textId="77777777" w:rsidR="00673A7E" w:rsidRDefault="00673A7E" w:rsidP="00673A7E">
                            <w:pPr>
                              <w:jc w:val="center"/>
                            </w:pPr>
                          </w:p>
                          <w:p w14:paraId="2EACEAEA" w14:textId="77777777" w:rsidR="00673A7E" w:rsidRDefault="00673A7E" w:rsidP="00673A7E">
                            <w:pPr>
                              <w:jc w:val="center"/>
                            </w:pPr>
                          </w:p>
                          <w:p w14:paraId="3ABCDF36" w14:textId="77777777" w:rsidR="00673A7E" w:rsidRDefault="00673A7E" w:rsidP="00673A7E">
                            <w:pPr>
                              <w:jc w:val="center"/>
                            </w:pPr>
                          </w:p>
                          <w:p w14:paraId="7ACBEA0A" w14:textId="77777777" w:rsidR="00673A7E" w:rsidRDefault="00673A7E" w:rsidP="00673A7E">
                            <w:pPr>
                              <w:jc w:val="center"/>
                            </w:pPr>
                          </w:p>
                          <w:p w14:paraId="7BDE7026" w14:textId="77777777" w:rsidR="00673A7E" w:rsidRDefault="00673A7E" w:rsidP="00673A7E">
                            <w:pPr>
                              <w:jc w:val="center"/>
                            </w:pPr>
                          </w:p>
                          <w:p w14:paraId="1F815F03" w14:textId="77777777" w:rsidR="00673A7E" w:rsidRDefault="00673A7E" w:rsidP="00673A7E">
                            <w:pPr>
                              <w:jc w:val="center"/>
                            </w:pPr>
                          </w:p>
                          <w:p w14:paraId="4126BDA6" w14:textId="77777777" w:rsidR="00673A7E" w:rsidRDefault="00673A7E" w:rsidP="00673A7E">
                            <w:pPr>
                              <w:jc w:val="center"/>
                            </w:pPr>
                          </w:p>
                          <w:p w14:paraId="06464EB1" w14:textId="77777777" w:rsidR="00673A7E" w:rsidRDefault="00673A7E" w:rsidP="00673A7E">
                            <w:pPr>
                              <w:jc w:val="center"/>
                            </w:pPr>
                          </w:p>
                          <w:p w14:paraId="5245976B" w14:textId="77777777" w:rsidR="00673A7E" w:rsidRDefault="00673A7E" w:rsidP="00673A7E">
                            <w:pPr>
                              <w:jc w:val="center"/>
                            </w:pPr>
                          </w:p>
                          <w:p w14:paraId="52CEC9C6" w14:textId="77777777" w:rsidR="00673A7E" w:rsidRDefault="00673A7E" w:rsidP="00673A7E">
                            <w:pPr>
                              <w:jc w:val="center"/>
                            </w:pPr>
                          </w:p>
                          <w:p w14:paraId="621F8BF7" w14:textId="77777777" w:rsidR="00673A7E" w:rsidRDefault="00673A7E" w:rsidP="00673A7E">
                            <w:pPr>
                              <w:jc w:val="center"/>
                            </w:pPr>
                          </w:p>
                          <w:p w14:paraId="6F49772B" w14:textId="77777777" w:rsidR="00673A7E" w:rsidRDefault="00673A7E" w:rsidP="00673A7E">
                            <w:pPr>
                              <w:jc w:val="center"/>
                            </w:pPr>
                          </w:p>
                          <w:p w14:paraId="706D90CC" w14:textId="77777777" w:rsidR="00673A7E" w:rsidRDefault="00673A7E" w:rsidP="00673A7E">
                            <w:pPr>
                              <w:jc w:val="center"/>
                            </w:pPr>
                          </w:p>
                          <w:p w14:paraId="3658DCC5" w14:textId="77777777" w:rsidR="00673A7E" w:rsidRDefault="00673A7E" w:rsidP="00673A7E">
                            <w:pPr>
                              <w:jc w:val="center"/>
                            </w:pPr>
                          </w:p>
                          <w:p w14:paraId="0A1A3262" w14:textId="77777777" w:rsidR="00673A7E" w:rsidRDefault="00673A7E" w:rsidP="00673A7E">
                            <w:pPr>
                              <w:jc w:val="center"/>
                            </w:pPr>
                          </w:p>
                          <w:p w14:paraId="2A0B91A6" w14:textId="77777777" w:rsidR="00673A7E" w:rsidRDefault="00673A7E" w:rsidP="00673A7E">
                            <w:pPr>
                              <w:jc w:val="center"/>
                            </w:pPr>
                          </w:p>
                          <w:p w14:paraId="18DF620D" w14:textId="77777777" w:rsidR="00673A7E" w:rsidRDefault="00673A7E" w:rsidP="00673A7E">
                            <w:pPr>
                              <w:jc w:val="center"/>
                            </w:pPr>
                          </w:p>
                          <w:p w14:paraId="4CC150E8" w14:textId="77777777" w:rsidR="00673A7E" w:rsidRDefault="00673A7E" w:rsidP="00673A7E">
                            <w:pPr>
                              <w:jc w:val="center"/>
                            </w:pPr>
                          </w:p>
                          <w:p w14:paraId="2F49B95C" w14:textId="77777777" w:rsidR="00673A7E" w:rsidRDefault="00673A7E" w:rsidP="00673A7E">
                            <w:pPr>
                              <w:jc w:val="center"/>
                            </w:pPr>
                          </w:p>
                          <w:p w14:paraId="3A58D989" w14:textId="77777777" w:rsidR="00673A7E" w:rsidRDefault="00673A7E" w:rsidP="00673A7E">
                            <w:pPr>
                              <w:jc w:val="center"/>
                            </w:pPr>
                          </w:p>
                          <w:p w14:paraId="7D9E31CF" w14:textId="77777777" w:rsidR="00673A7E" w:rsidRDefault="00673A7E" w:rsidP="00673A7E">
                            <w:pPr>
                              <w:jc w:val="center"/>
                            </w:pPr>
                          </w:p>
                          <w:p w14:paraId="38E9D89F" w14:textId="77777777" w:rsidR="00673A7E" w:rsidRDefault="00673A7E" w:rsidP="00673A7E">
                            <w:pPr>
                              <w:jc w:val="center"/>
                            </w:pPr>
                          </w:p>
                          <w:p w14:paraId="7E282081" w14:textId="77777777" w:rsidR="00673A7E" w:rsidRDefault="00673A7E" w:rsidP="00673A7E">
                            <w:pPr>
                              <w:jc w:val="center"/>
                            </w:pPr>
                          </w:p>
                          <w:p w14:paraId="6473DF69" w14:textId="77777777" w:rsidR="00673A7E" w:rsidRDefault="00673A7E" w:rsidP="00673A7E">
                            <w:pPr>
                              <w:jc w:val="center"/>
                            </w:pPr>
                          </w:p>
                          <w:p w14:paraId="4C4EA45F" w14:textId="77777777" w:rsidR="00673A7E" w:rsidRDefault="00673A7E" w:rsidP="00673A7E">
                            <w:pPr>
                              <w:jc w:val="center"/>
                            </w:pPr>
                          </w:p>
                          <w:p w14:paraId="0004B991" w14:textId="77777777" w:rsidR="00673A7E" w:rsidRDefault="00673A7E" w:rsidP="00673A7E">
                            <w:pPr>
                              <w:jc w:val="center"/>
                            </w:pPr>
                          </w:p>
                          <w:p w14:paraId="504F961D" w14:textId="77777777" w:rsidR="00673A7E" w:rsidRDefault="00673A7E" w:rsidP="00673A7E">
                            <w:pPr>
                              <w:jc w:val="center"/>
                            </w:pPr>
                          </w:p>
                          <w:p w14:paraId="183EB759" w14:textId="77777777" w:rsidR="00673A7E" w:rsidRDefault="00673A7E" w:rsidP="00673A7E">
                            <w:pPr>
                              <w:jc w:val="center"/>
                            </w:pPr>
                          </w:p>
                          <w:p w14:paraId="390C8662" w14:textId="77777777" w:rsidR="00673A7E" w:rsidRDefault="00673A7E" w:rsidP="00673A7E">
                            <w:pPr>
                              <w:jc w:val="center"/>
                            </w:pPr>
                          </w:p>
                          <w:p w14:paraId="308C2828" w14:textId="77777777" w:rsidR="00673A7E" w:rsidRDefault="00673A7E" w:rsidP="00673A7E">
                            <w:pPr>
                              <w:jc w:val="center"/>
                            </w:pPr>
                          </w:p>
                          <w:p w14:paraId="0BED561C" w14:textId="77777777" w:rsidR="00673A7E" w:rsidRDefault="00673A7E" w:rsidP="00673A7E">
                            <w:pPr>
                              <w:jc w:val="center"/>
                            </w:pPr>
                          </w:p>
                          <w:p w14:paraId="2B0D1FE7" w14:textId="77777777" w:rsidR="00673A7E" w:rsidRDefault="00673A7E" w:rsidP="00673A7E">
                            <w:pPr>
                              <w:jc w:val="center"/>
                            </w:pPr>
                          </w:p>
                          <w:p w14:paraId="318DAF72" w14:textId="77777777" w:rsidR="00673A7E" w:rsidRDefault="00673A7E" w:rsidP="00673A7E">
                            <w:pPr>
                              <w:jc w:val="center"/>
                            </w:pPr>
                          </w:p>
                          <w:p w14:paraId="239069AE" w14:textId="77777777" w:rsidR="00673A7E" w:rsidRDefault="00673A7E" w:rsidP="00673A7E">
                            <w:pPr>
                              <w:jc w:val="center"/>
                            </w:pPr>
                          </w:p>
                          <w:p w14:paraId="7632F3B3" w14:textId="77777777" w:rsidR="00673A7E" w:rsidRDefault="00673A7E" w:rsidP="00673A7E">
                            <w:pPr>
                              <w:jc w:val="center"/>
                            </w:pPr>
                          </w:p>
                          <w:p w14:paraId="1BBC22C6" w14:textId="77777777" w:rsidR="00673A7E" w:rsidRDefault="00673A7E" w:rsidP="00673A7E">
                            <w:pPr>
                              <w:jc w:val="center"/>
                            </w:pPr>
                          </w:p>
                          <w:p w14:paraId="1B8ECC71" w14:textId="77777777" w:rsidR="00673A7E" w:rsidRDefault="00673A7E" w:rsidP="00673A7E">
                            <w:pPr>
                              <w:jc w:val="center"/>
                            </w:pPr>
                          </w:p>
                          <w:p w14:paraId="5045BB9B" w14:textId="77777777" w:rsidR="00673A7E" w:rsidRDefault="00673A7E" w:rsidP="00673A7E">
                            <w:pPr>
                              <w:jc w:val="center"/>
                            </w:pPr>
                          </w:p>
                          <w:p w14:paraId="1E3AF7C3" w14:textId="77777777" w:rsidR="00673A7E" w:rsidRDefault="00673A7E" w:rsidP="00673A7E">
                            <w:pPr>
                              <w:jc w:val="center"/>
                            </w:pPr>
                          </w:p>
                          <w:p w14:paraId="573FAE22" w14:textId="77777777" w:rsidR="00673A7E" w:rsidRDefault="00673A7E" w:rsidP="00673A7E">
                            <w:pPr>
                              <w:jc w:val="center"/>
                            </w:pPr>
                          </w:p>
                          <w:p w14:paraId="41083454" w14:textId="77777777" w:rsidR="00673A7E" w:rsidRDefault="00673A7E" w:rsidP="00673A7E">
                            <w:pPr>
                              <w:jc w:val="center"/>
                            </w:pPr>
                          </w:p>
                          <w:p w14:paraId="72CC5C85" w14:textId="77777777" w:rsidR="00673A7E" w:rsidRDefault="00673A7E" w:rsidP="00673A7E">
                            <w:pPr>
                              <w:jc w:val="center"/>
                            </w:pPr>
                          </w:p>
                          <w:p w14:paraId="25064AA3" w14:textId="77777777" w:rsidR="00673A7E" w:rsidRDefault="00673A7E" w:rsidP="00673A7E">
                            <w:pPr>
                              <w:jc w:val="center"/>
                            </w:pPr>
                          </w:p>
                          <w:p w14:paraId="7D6A0D7A" w14:textId="77777777" w:rsidR="00673A7E" w:rsidRDefault="00673A7E" w:rsidP="00673A7E">
                            <w:pPr>
                              <w:jc w:val="center"/>
                            </w:pPr>
                          </w:p>
                          <w:p w14:paraId="6893FF59" w14:textId="77777777" w:rsidR="00673A7E" w:rsidRDefault="00673A7E" w:rsidP="00673A7E">
                            <w:pPr>
                              <w:jc w:val="center"/>
                            </w:pPr>
                          </w:p>
                          <w:p w14:paraId="10B7E741" w14:textId="77777777" w:rsidR="00673A7E" w:rsidRDefault="00673A7E" w:rsidP="00673A7E">
                            <w:pPr>
                              <w:jc w:val="center"/>
                            </w:pPr>
                          </w:p>
                          <w:p w14:paraId="7A2F6DFE" w14:textId="77777777" w:rsidR="00673A7E" w:rsidRDefault="00673A7E" w:rsidP="00673A7E">
                            <w:pPr>
                              <w:jc w:val="center"/>
                            </w:pPr>
                          </w:p>
                          <w:p w14:paraId="089BB11F" w14:textId="77777777" w:rsidR="00673A7E" w:rsidRDefault="00673A7E" w:rsidP="00673A7E">
                            <w:pPr>
                              <w:jc w:val="center"/>
                            </w:pPr>
                          </w:p>
                          <w:p w14:paraId="57E6B1E0" w14:textId="77777777" w:rsidR="00673A7E" w:rsidRDefault="00673A7E" w:rsidP="00673A7E">
                            <w:pPr>
                              <w:jc w:val="center"/>
                            </w:pPr>
                          </w:p>
                          <w:p w14:paraId="4842C062" w14:textId="77777777" w:rsidR="00673A7E" w:rsidRDefault="00673A7E" w:rsidP="00673A7E">
                            <w:pPr>
                              <w:jc w:val="center"/>
                            </w:pPr>
                          </w:p>
                          <w:p w14:paraId="43DB398E" w14:textId="77777777" w:rsidR="00673A7E" w:rsidRDefault="00673A7E" w:rsidP="00673A7E">
                            <w:pPr>
                              <w:jc w:val="center"/>
                            </w:pPr>
                          </w:p>
                          <w:p w14:paraId="4C3BE124" w14:textId="77777777" w:rsidR="00673A7E" w:rsidRDefault="00673A7E" w:rsidP="00673A7E">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0517A4" id="Text Box 3" o:spid="_x0000_s1027" type="#_x0000_t202" style="position:absolute;left:0;text-align:left;margin-left:138.5pt;margin-top:3.95pt;width:370.4pt;height:149.2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" o:allowincell="f" stroked="f">
                <v:textbox>
                  <w:txbxContent>
                    <w:p w14:paraId="275046E5" w14:textId="77777777" w:rsidR="00673A7E" w:rsidRPr="00620E61" w:rsidRDefault="00673A7E" w:rsidP="00673A7E">
                      <w:pPr>
                        <w:pStyle w:val="Technical5"/>
                        <w:ind w:left="720" w:firstLine="0"/>
                        <w:jc w:val="center"/>
                        <w:rPr>
                          <w:rFonts w:ascii="Calibri" w:hAnsi="Calibri"/>
                          <w:sz w:val="32"/>
                          <w:szCs w:val="32"/>
                        </w:rPr>
                      </w:pPr>
                      <w:r>
                        <w:rPr>
                          <w:rFonts w:ascii="Calibri" w:hAnsi="Calibri"/>
                          <w:sz w:val="32"/>
                          <w:szCs w:val="32"/>
                        </w:rPr>
                        <w:t>Business Requirements Document</w:t>
                      </w:r>
                    </w:p>
                    <w:p w14:paraId="4DBC8519" w14:textId="77777777" w:rsidR="00673A7E" w:rsidRPr="00620E61" w:rsidRDefault="00673A7E" w:rsidP="00673A7E">
                      <w:pPr>
                        <w:pStyle w:val="Technical5"/>
                        <w:tabs>
                          <w:tab w:val="clear" w:pos="-720"/>
                        </w:tabs>
                        <w:suppressAutoHyphens w:val="0"/>
                        <w:jc w:val="center"/>
                        <w:rPr>
                          <w:rFonts w:ascii="Calibri" w:hAnsi="Calibri"/>
                        </w:rPr>
                      </w:pPr>
                      <w:r>
                        <w:rPr>
                          <w:rFonts w:ascii="Calibri" w:hAnsi="Calibri"/>
                        </w:rPr>
                        <w:t>for</w:t>
                      </w:r>
                    </w:p>
                    <w:p w14:paraId="544AFBFA" w14:textId="77777777" w:rsidR="00673A7E" w:rsidRPr="00620E61" w:rsidRDefault="00CA5DC6" w:rsidP="00673A7E">
                      <w:pPr>
                        <w:pStyle w:val="Technical5"/>
                        <w:tabs>
                          <w:tab w:val="clear" w:pos="-720"/>
                        </w:tabs>
                        <w:suppressAutoHyphens w:val="0"/>
                        <w:jc w:val="center"/>
                        <w:rPr>
                          <w:rFonts w:ascii="Calibri" w:hAnsi="Calibri"/>
                        </w:rPr>
                      </w:pPr>
                      <w:r>
                        <w:rPr>
                          <w:rFonts w:ascii="Calibri" w:hAnsi="Calibri"/>
                        </w:rPr>
                        <w:t>Metrics Management System</w:t>
                      </w:r>
                    </w:p>
                    <w:p w14:paraId="5BB1953D" w14:textId="77777777" w:rsidR="00673A7E" w:rsidRDefault="00673A7E" w:rsidP="00673A7E">
                      <w:pPr>
                        <w:ind w:left="720"/>
                      </w:pPr>
                      <w:r>
                        <w:t xml:space="preserve">                   </w:t>
                      </w:r>
                    </w:p>
                    <w:p w14:paraId="46B722D2" w14:textId="77777777" w:rsidR="00673A7E" w:rsidRDefault="00673A7E" w:rsidP="00673A7E">
                      <w:pPr>
                        <w:jc w:val="center"/>
                      </w:pPr>
                    </w:p>
                    <w:p w14:paraId="7ABFAE13" w14:textId="77777777" w:rsidR="00673A7E" w:rsidRDefault="00673A7E" w:rsidP="00673A7E">
                      <w:pPr>
                        <w:jc w:val="center"/>
                      </w:pPr>
                    </w:p>
                    <w:p w14:paraId="2685FC4D" w14:textId="77777777" w:rsidR="00673A7E" w:rsidRDefault="00673A7E" w:rsidP="00673A7E">
                      <w:pPr>
                        <w:jc w:val="center"/>
                      </w:pPr>
                    </w:p>
                    <w:p w14:paraId="7D2CD0F0" w14:textId="77777777" w:rsidR="00673A7E" w:rsidRDefault="00673A7E" w:rsidP="00673A7E">
                      <w:pPr>
                        <w:jc w:val="center"/>
                      </w:pPr>
                    </w:p>
                    <w:p w14:paraId="3B588584" w14:textId="77777777" w:rsidR="00673A7E" w:rsidRDefault="00673A7E" w:rsidP="00673A7E">
                      <w:pPr>
                        <w:jc w:val="center"/>
                      </w:pPr>
                    </w:p>
                    <w:p w14:paraId="4E06FC62" w14:textId="77777777" w:rsidR="00673A7E" w:rsidRDefault="00673A7E" w:rsidP="00673A7E">
                      <w:pPr>
                        <w:jc w:val="center"/>
                      </w:pPr>
                    </w:p>
                    <w:p w14:paraId="7D0D16DC" w14:textId="77777777" w:rsidR="00673A7E" w:rsidRDefault="00673A7E" w:rsidP="00673A7E">
                      <w:pPr>
                        <w:jc w:val="center"/>
                      </w:pPr>
                    </w:p>
                    <w:p w14:paraId="7A32FF43" w14:textId="77777777" w:rsidR="00673A7E" w:rsidRDefault="00673A7E" w:rsidP="00673A7E">
                      <w:pPr>
                        <w:jc w:val="center"/>
                      </w:pPr>
                    </w:p>
                    <w:p w14:paraId="1177AB99" w14:textId="77777777" w:rsidR="00673A7E" w:rsidRDefault="00673A7E" w:rsidP="00673A7E">
                      <w:pPr>
                        <w:jc w:val="center"/>
                      </w:pPr>
                    </w:p>
                    <w:p w14:paraId="36FEC29B" w14:textId="77777777" w:rsidR="00673A7E" w:rsidRDefault="00673A7E" w:rsidP="00673A7E">
                      <w:pPr>
                        <w:jc w:val="center"/>
                      </w:pPr>
                    </w:p>
                    <w:p w14:paraId="667C8CB9" w14:textId="77777777" w:rsidR="00673A7E" w:rsidRDefault="00673A7E" w:rsidP="00673A7E">
                      <w:pPr>
                        <w:jc w:val="center"/>
                      </w:pPr>
                    </w:p>
                    <w:p w14:paraId="532F7BEF" w14:textId="77777777" w:rsidR="00673A7E" w:rsidRDefault="00673A7E" w:rsidP="00673A7E">
                      <w:pPr>
                        <w:jc w:val="center"/>
                      </w:pPr>
                    </w:p>
                    <w:p w14:paraId="5FB25AC9" w14:textId="77777777" w:rsidR="00673A7E" w:rsidRDefault="00673A7E" w:rsidP="00673A7E">
                      <w:pPr>
                        <w:jc w:val="center"/>
                      </w:pPr>
                    </w:p>
                    <w:p w14:paraId="5851BE7D" w14:textId="77777777" w:rsidR="00673A7E" w:rsidRDefault="00673A7E" w:rsidP="00673A7E">
                      <w:pPr>
                        <w:jc w:val="center"/>
                      </w:pPr>
                    </w:p>
                    <w:p w14:paraId="5305A9B6" w14:textId="77777777" w:rsidR="00673A7E" w:rsidRDefault="00673A7E" w:rsidP="00673A7E">
                      <w:pPr>
                        <w:jc w:val="center"/>
                      </w:pPr>
                    </w:p>
                    <w:p w14:paraId="1B4C7EF7" w14:textId="77777777" w:rsidR="00673A7E" w:rsidRDefault="00673A7E" w:rsidP="00673A7E">
                      <w:pPr>
                        <w:jc w:val="center"/>
                      </w:pPr>
                    </w:p>
                    <w:p w14:paraId="60AF8705" w14:textId="77777777" w:rsidR="00673A7E" w:rsidRDefault="00673A7E" w:rsidP="00673A7E">
                      <w:pPr>
                        <w:jc w:val="center"/>
                      </w:pPr>
                    </w:p>
                    <w:p w14:paraId="48DBBAFC" w14:textId="77777777" w:rsidR="00673A7E" w:rsidRDefault="00673A7E" w:rsidP="00673A7E">
                      <w:pPr>
                        <w:jc w:val="center"/>
                      </w:pPr>
                    </w:p>
                    <w:p w14:paraId="30A12C2A" w14:textId="77777777" w:rsidR="00673A7E" w:rsidRDefault="00673A7E" w:rsidP="00673A7E">
                      <w:pPr>
                        <w:jc w:val="center"/>
                      </w:pPr>
                    </w:p>
                    <w:p w14:paraId="32282033" w14:textId="77777777" w:rsidR="00673A7E" w:rsidRDefault="00673A7E" w:rsidP="00673A7E">
                      <w:pPr>
                        <w:jc w:val="center"/>
                      </w:pPr>
                    </w:p>
                    <w:p w14:paraId="48680F4E" w14:textId="77777777" w:rsidR="00673A7E" w:rsidRDefault="00673A7E" w:rsidP="00673A7E">
                      <w:pPr>
                        <w:jc w:val="center"/>
                      </w:pPr>
                    </w:p>
                    <w:p w14:paraId="5B2007D0" w14:textId="77777777" w:rsidR="00673A7E" w:rsidRDefault="00673A7E" w:rsidP="00673A7E">
                      <w:pPr>
                        <w:jc w:val="center"/>
                      </w:pPr>
                    </w:p>
                    <w:p w14:paraId="76D8A6A7" w14:textId="77777777" w:rsidR="00673A7E" w:rsidRDefault="00673A7E" w:rsidP="00673A7E">
                      <w:pPr>
                        <w:jc w:val="center"/>
                      </w:pPr>
                    </w:p>
                    <w:p w14:paraId="707E4AAD" w14:textId="77777777" w:rsidR="00673A7E" w:rsidRDefault="00673A7E" w:rsidP="00673A7E">
                      <w:pPr>
                        <w:jc w:val="center"/>
                      </w:pPr>
                    </w:p>
                    <w:p w14:paraId="3803D259" w14:textId="77777777" w:rsidR="00673A7E" w:rsidRDefault="00673A7E" w:rsidP="00673A7E">
                      <w:pPr>
                        <w:jc w:val="center"/>
                      </w:pPr>
                    </w:p>
                    <w:p w14:paraId="05A971C8" w14:textId="77777777" w:rsidR="00673A7E" w:rsidRDefault="00673A7E" w:rsidP="00673A7E">
                      <w:pPr>
                        <w:jc w:val="center"/>
                      </w:pPr>
                    </w:p>
                    <w:p w14:paraId="507ECA24" w14:textId="77777777" w:rsidR="00673A7E" w:rsidRDefault="00673A7E" w:rsidP="00673A7E">
                      <w:pPr>
                        <w:jc w:val="center"/>
                      </w:pPr>
                    </w:p>
                    <w:p w14:paraId="2B1DA1AB" w14:textId="77777777" w:rsidR="00673A7E" w:rsidRDefault="00673A7E" w:rsidP="00673A7E">
                      <w:pPr>
                        <w:jc w:val="center"/>
                      </w:pPr>
                    </w:p>
                    <w:p w14:paraId="2ACFE7C0" w14:textId="77777777" w:rsidR="00673A7E" w:rsidRDefault="00673A7E" w:rsidP="00673A7E">
                      <w:pPr>
                        <w:jc w:val="center"/>
                      </w:pPr>
                    </w:p>
                    <w:p w14:paraId="04FA874C" w14:textId="77777777" w:rsidR="00673A7E" w:rsidRDefault="00673A7E" w:rsidP="00673A7E">
                      <w:pPr>
                        <w:jc w:val="center"/>
                      </w:pPr>
                    </w:p>
                    <w:p w14:paraId="1A251A38" w14:textId="77777777" w:rsidR="00673A7E" w:rsidRDefault="00673A7E" w:rsidP="00673A7E">
                      <w:pPr>
                        <w:jc w:val="center"/>
                      </w:pPr>
                    </w:p>
                    <w:p w14:paraId="1C6BA53F" w14:textId="77777777" w:rsidR="00673A7E" w:rsidRDefault="00673A7E" w:rsidP="00673A7E">
                      <w:pPr>
                        <w:jc w:val="center"/>
                      </w:pPr>
                    </w:p>
                    <w:p w14:paraId="68AF1FA0" w14:textId="77777777" w:rsidR="00673A7E" w:rsidRDefault="00673A7E" w:rsidP="00673A7E">
                      <w:pPr>
                        <w:jc w:val="center"/>
                      </w:pPr>
                    </w:p>
                    <w:p w14:paraId="215D30BE" w14:textId="77777777" w:rsidR="00673A7E" w:rsidRDefault="00673A7E" w:rsidP="00673A7E">
                      <w:pPr>
                        <w:jc w:val="center"/>
                      </w:pPr>
                    </w:p>
                    <w:p w14:paraId="0F23A6EB" w14:textId="77777777" w:rsidR="00673A7E" w:rsidRDefault="00673A7E" w:rsidP="00673A7E">
                      <w:pPr>
                        <w:jc w:val="center"/>
                      </w:pPr>
                    </w:p>
                    <w:p w14:paraId="65C73A32" w14:textId="77777777" w:rsidR="00673A7E" w:rsidRDefault="00673A7E" w:rsidP="00673A7E">
                      <w:pPr>
                        <w:jc w:val="center"/>
                      </w:pPr>
                    </w:p>
                    <w:p w14:paraId="27106C2E" w14:textId="77777777" w:rsidR="00673A7E" w:rsidRDefault="00673A7E" w:rsidP="00673A7E">
                      <w:pPr>
                        <w:jc w:val="center"/>
                      </w:pPr>
                    </w:p>
                    <w:p w14:paraId="3C12D649" w14:textId="77777777" w:rsidR="00673A7E" w:rsidRDefault="00673A7E" w:rsidP="00673A7E">
                      <w:pPr>
                        <w:jc w:val="center"/>
                      </w:pPr>
                    </w:p>
                    <w:p w14:paraId="39B3837D" w14:textId="77777777" w:rsidR="00673A7E" w:rsidRDefault="00673A7E" w:rsidP="00673A7E">
                      <w:pPr>
                        <w:jc w:val="center"/>
                      </w:pPr>
                    </w:p>
                    <w:p w14:paraId="36C82B80" w14:textId="77777777" w:rsidR="00673A7E" w:rsidRDefault="00673A7E" w:rsidP="00673A7E">
                      <w:pPr>
                        <w:jc w:val="center"/>
                      </w:pPr>
                    </w:p>
                    <w:p w14:paraId="3839A637" w14:textId="77777777" w:rsidR="00673A7E" w:rsidRDefault="00673A7E" w:rsidP="00673A7E">
                      <w:pPr>
                        <w:jc w:val="center"/>
                      </w:pPr>
                    </w:p>
                    <w:p w14:paraId="16AA6838" w14:textId="77777777" w:rsidR="00673A7E" w:rsidRDefault="00673A7E" w:rsidP="00673A7E">
                      <w:pPr>
                        <w:jc w:val="center"/>
                      </w:pPr>
                    </w:p>
                    <w:p w14:paraId="226CF6D3" w14:textId="77777777" w:rsidR="00673A7E" w:rsidRDefault="00673A7E" w:rsidP="00673A7E">
                      <w:pPr>
                        <w:jc w:val="center"/>
                      </w:pPr>
                    </w:p>
                    <w:p w14:paraId="4945C542" w14:textId="77777777" w:rsidR="00673A7E" w:rsidRDefault="00673A7E" w:rsidP="00673A7E">
                      <w:pPr>
                        <w:jc w:val="center"/>
                      </w:pPr>
                    </w:p>
                    <w:p w14:paraId="14AD4F31" w14:textId="77777777" w:rsidR="00673A7E" w:rsidRDefault="00673A7E" w:rsidP="00673A7E">
                      <w:pPr>
                        <w:jc w:val="center"/>
                      </w:pPr>
                    </w:p>
                    <w:p w14:paraId="57C3D8F3" w14:textId="77777777" w:rsidR="00673A7E" w:rsidRDefault="00673A7E" w:rsidP="00673A7E">
                      <w:pPr>
                        <w:jc w:val="center"/>
                      </w:pPr>
                    </w:p>
                    <w:p w14:paraId="0F66CD6E" w14:textId="77777777" w:rsidR="00673A7E" w:rsidRDefault="00673A7E" w:rsidP="00673A7E">
                      <w:pPr>
                        <w:jc w:val="center"/>
                      </w:pPr>
                    </w:p>
                    <w:p w14:paraId="75E39EB1" w14:textId="77777777" w:rsidR="00673A7E" w:rsidRDefault="00673A7E" w:rsidP="00673A7E">
                      <w:pPr>
                        <w:jc w:val="center"/>
                      </w:pPr>
                    </w:p>
                    <w:p w14:paraId="384BF32C" w14:textId="77777777" w:rsidR="00673A7E" w:rsidRDefault="00673A7E" w:rsidP="00673A7E">
                      <w:pPr>
                        <w:jc w:val="center"/>
                      </w:pPr>
                    </w:p>
                    <w:p w14:paraId="54BCB706" w14:textId="77777777" w:rsidR="00673A7E" w:rsidRDefault="00673A7E" w:rsidP="00673A7E">
                      <w:pPr>
                        <w:jc w:val="center"/>
                      </w:pPr>
                    </w:p>
                    <w:p w14:paraId="66C64B6D" w14:textId="77777777" w:rsidR="00673A7E" w:rsidRDefault="00673A7E" w:rsidP="00673A7E">
                      <w:pPr>
                        <w:jc w:val="center"/>
                      </w:pPr>
                    </w:p>
                    <w:p w14:paraId="6048842A" w14:textId="77777777" w:rsidR="00673A7E" w:rsidRDefault="00673A7E" w:rsidP="00673A7E">
                      <w:pPr>
                        <w:jc w:val="center"/>
                      </w:pPr>
                    </w:p>
                    <w:p w14:paraId="59032ADB" w14:textId="77777777" w:rsidR="00673A7E" w:rsidRDefault="00673A7E" w:rsidP="00673A7E">
                      <w:pPr>
                        <w:jc w:val="center"/>
                      </w:pPr>
                    </w:p>
                    <w:p w14:paraId="698FE71A" w14:textId="77777777" w:rsidR="00673A7E" w:rsidRDefault="00673A7E" w:rsidP="00673A7E">
                      <w:pPr>
                        <w:jc w:val="center"/>
                      </w:pPr>
                    </w:p>
                    <w:p w14:paraId="50A1BE97" w14:textId="77777777" w:rsidR="00673A7E" w:rsidRDefault="00673A7E" w:rsidP="00673A7E">
                      <w:pPr>
                        <w:jc w:val="center"/>
                      </w:pPr>
                    </w:p>
                    <w:p w14:paraId="68198124" w14:textId="77777777" w:rsidR="00673A7E" w:rsidRDefault="00673A7E" w:rsidP="00673A7E">
                      <w:pPr>
                        <w:jc w:val="center"/>
                      </w:pPr>
                    </w:p>
                    <w:p w14:paraId="357C3D90" w14:textId="77777777" w:rsidR="00673A7E" w:rsidRDefault="00673A7E" w:rsidP="00673A7E">
                      <w:pPr>
                        <w:jc w:val="center"/>
                      </w:pPr>
                    </w:p>
                    <w:p w14:paraId="7A527DF9" w14:textId="77777777" w:rsidR="00673A7E" w:rsidRDefault="00673A7E" w:rsidP="00673A7E">
                      <w:pPr>
                        <w:jc w:val="center"/>
                      </w:pPr>
                    </w:p>
                    <w:p w14:paraId="49B7B04B" w14:textId="77777777" w:rsidR="00673A7E" w:rsidRDefault="00673A7E" w:rsidP="00673A7E">
                      <w:pPr>
                        <w:jc w:val="center"/>
                      </w:pPr>
                    </w:p>
                    <w:p w14:paraId="26F30A62" w14:textId="77777777" w:rsidR="00673A7E" w:rsidRDefault="00673A7E" w:rsidP="00673A7E">
                      <w:pPr>
                        <w:jc w:val="center"/>
                      </w:pPr>
                    </w:p>
                    <w:p w14:paraId="54E222F9" w14:textId="77777777" w:rsidR="00673A7E" w:rsidRDefault="00673A7E" w:rsidP="00673A7E">
                      <w:pPr>
                        <w:jc w:val="center"/>
                      </w:pPr>
                    </w:p>
                    <w:p w14:paraId="02648E57" w14:textId="77777777" w:rsidR="00673A7E" w:rsidRDefault="00673A7E" w:rsidP="00673A7E">
                      <w:pPr>
                        <w:jc w:val="center"/>
                      </w:pPr>
                    </w:p>
                    <w:p w14:paraId="66B557F3" w14:textId="77777777" w:rsidR="00673A7E" w:rsidRDefault="00673A7E" w:rsidP="00673A7E">
                      <w:pPr>
                        <w:jc w:val="center"/>
                      </w:pPr>
                    </w:p>
                    <w:p w14:paraId="55FBF5E5" w14:textId="77777777" w:rsidR="00673A7E" w:rsidRDefault="00673A7E" w:rsidP="00673A7E">
                      <w:pPr>
                        <w:jc w:val="center"/>
                      </w:pPr>
                    </w:p>
                    <w:p w14:paraId="3E154342" w14:textId="77777777" w:rsidR="00673A7E" w:rsidRDefault="00673A7E" w:rsidP="00673A7E">
                      <w:pPr>
                        <w:jc w:val="center"/>
                      </w:pPr>
                    </w:p>
                    <w:p w14:paraId="50C2187D" w14:textId="77777777" w:rsidR="00673A7E" w:rsidRDefault="00673A7E" w:rsidP="00673A7E">
                      <w:pPr>
                        <w:jc w:val="center"/>
                      </w:pPr>
                    </w:p>
                    <w:p w14:paraId="41324143" w14:textId="77777777" w:rsidR="00673A7E" w:rsidRDefault="00673A7E" w:rsidP="00673A7E">
                      <w:pPr>
                        <w:jc w:val="center"/>
                      </w:pPr>
                    </w:p>
                    <w:p w14:paraId="3FFE769D" w14:textId="77777777" w:rsidR="00673A7E" w:rsidRDefault="00673A7E" w:rsidP="00673A7E">
                      <w:pPr>
                        <w:jc w:val="center"/>
                      </w:pPr>
                    </w:p>
                    <w:p w14:paraId="2019459F" w14:textId="77777777" w:rsidR="00673A7E" w:rsidRDefault="00673A7E" w:rsidP="00673A7E">
                      <w:pPr>
                        <w:jc w:val="center"/>
                      </w:pPr>
                    </w:p>
                    <w:p w14:paraId="04909D69" w14:textId="77777777" w:rsidR="00673A7E" w:rsidRDefault="00673A7E" w:rsidP="00673A7E">
                      <w:pPr>
                        <w:jc w:val="center"/>
                      </w:pPr>
                    </w:p>
                    <w:p w14:paraId="3AF384E9" w14:textId="77777777" w:rsidR="00673A7E" w:rsidRDefault="00673A7E" w:rsidP="00673A7E">
                      <w:pPr>
                        <w:jc w:val="center"/>
                      </w:pPr>
                    </w:p>
                    <w:p w14:paraId="2B3EA83A" w14:textId="77777777" w:rsidR="00673A7E" w:rsidRDefault="00673A7E" w:rsidP="00673A7E">
                      <w:pPr>
                        <w:jc w:val="center"/>
                      </w:pPr>
                    </w:p>
                    <w:p w14:paraId="1DC87AC9" w14:textId="77777777" w:rsidR="00673A7E" w:rsidRDefault="00673A7E" w:rsidP="00673A7E">
                      <w:pPr>
                        <w:jc w:val="center"/>
                      </w:pPr>
                    </w:p>
                    <w:p w14:paraId="2F1B2FF6" w14:textId="77777777" w:rsidR="00673A7E" w:rsidRDefault="00673A7E" w:rsidP="00673A7E">
                      <w:pPr>
                        <w:jc w:val="center"/>
                      </w:pPr>
                    </w:p>
                    <w:p w14:paraId="410BBA06" w14:textId="77777777" w:rsidR="00673A7E" w:rsidRDefault="00673A7E" w:rsidP="00673A7E">
                      <w:pPr>
                        <w:jc w:val="center"/>
                      </w:pPr>
                    </w:p>
                    <w:p w14:paraId="79EC40DB" w14:textId="77777777" w:rsidR="00673A7E" w:rsidRDefault="00673A7E" w:rsidP="00673A7E">
                      <w:pPr>
                        <w:jc w:val="center"/>
                      </w:pPr>
                    </w:p>
                    <w:p w14:paraId="7781191A" w14:textId="77777777" w:rsidR="00673A7E" w:rsidRDefault="00673A7E" w:rsidP="00673A7E">
                      <w:pPr>
                        <w:jc w:val="center"/>
                      </w:pPr>
                    </w:p>
                    <w:p w14:paraId="2EACEAEA" w14:textId="77777777" w:rsidR="00673A7E" w:rsidRDefault="00673A7E" w:rsidP="00673A7E">
                      <w:pPr>
                        <w:jc w:val="center"/>
                      </w:pPr>
                    </w:p>
                    <w:p w14:paraId="3ABCDF36" w14:textId="77777777" w:rsidR="00673A7E" w:rsidRDefault="00673A7E" w:rsidP="00673A7E">
                      <w:pPr>
                        <w:jc w:val="center"/>
                      </w:pPr>
                    </w:p>
                    <w:p w14:paraId="7ACBEA0A" w14:textId="77777777" w:rsidR="00673A7E" w:rsidRDefault="00673A7E" w:rsidP="00673A7E">
                      <w:pPr>
                        <w:jc w:val="center"/>
                      </w:pPr>
                    </w:p>
                    <w:p w14:paraId="7BDE7026" w14:textId="77777777" w:rsidR="00673A7E" w:rsidRDefault="00673A7E" w:rsidP="00673A7E">
                      <w:pPr>
                        <w:jc w:val="center"/>
                      </w:pPr>
                    </w:p>
                    <w:p w14:paraId="1F815F03" w14:textId="77777777" w:rsidR="00673A7E" w:rsidRDefault="00673A7E" w:rsidP="00673A7E">
                      <w:pPr>
                        <w:jc w:val="center"/>
                      </w:pPr>
                    </w:p>
                    <w:p w14:paraId="4126BDA6" w14:textId="77777777" w:rsidR="00673A7E" w:rsidRDefault="00673A7E" w:rsidP="00673A7E">
                      <w:pPr>
                        <w:jc w:val="center"/>
                      </w:pPr>
                    </w:p>
                    <w:p w14:paraId="06464EB1" w14:textId="77777777" w:rsidR="00673A7E" w:rsidRDefault="00673A7E" w:rsidP="00673A7E">
                      <w:pPr>
                        <w:jc w:val="center"/>
                      </w:pPr>
                    </w:p>
                    <w:p w14:paraId="5245976B" w14:textId="77777777" w:rsidR="00673A7E" w:rsidRDefault="00673A7E" w:rsidP="00673A7E">
                      <w:pPr>
                        <w:jc w:val="center"/>
                      </w:pPr>
                    </w:p>
                    <w:p w14:paraId="52CEC9C6" w14:textId="77777777" w:rsidR="00673A7E" w:rsidRDefault="00673A7E" w:rsidP="00673A7E">
                      <w:pPr>
                        <w:jc w:val="center"/>
                      </w:pPr>
                    </w:p>
                    <w:p w14:paraId="621F8BF7" w14:textId="77777777" w:rsidR="00673A7E" w:rsidRDefault="00673A7E" w:rsidP="00673A7E">
                      <w:pPr>
                        <w:jc w:val="center"/>
                      </w:pPr>
                    </w:p>
                    <w:p w14:paraId="6F49772B" w14:textId="77777777" w:rsidR="00673A7E" w:rsidRDefault="00673A7E" w:rsidP="00673A7E">
                      <w:pPr>
                        <w:jc w:val="center"/>
                      </w:pPr>
                    </w:p>
                    <w:p w14:paraId="706D90CC" w14:textId="77777777" w:rsidR="00673A7E" w:rsidRDefault="00673A7E" w:rsidP="00673A7E">
                      <w:pPr>
                        <w:jc w:val="center"/>
                      </w:pPr>
                    </w:p>
                    <w:p w14:paraId="3658DCC5" w14:textId="77777777" w:rsidR="00673A7E" w:rsidRDefault="00673A7E" w:rsidP="00673A7E">
                      <w:pPr>
                        <w:jc w:val="center"/>
                      </w:pPr>
                    </w:p>
                    <w:p w14:paraId="0A1A3262" w14:textId="77777777" w:rsidR="00673A7E" w:rsidRDefault="00673A7E" w:rsidP="00673A7E">
                      <w:pPr>
                        <w:jc w:val="center"/>
                      </w:pPr>
                    </w:p>
                    <w:p w14:paraId="2A0B91A6" w14:textId="77777777" w:rsidR="00673A7E" w:rsidRDefault="00673A7E" w:rsidP="00673A7E">
                      <w:pPr>
                        <w:jc w:val="center"/>
                      </w:pPr>
                    </w:p>
                    <w:p w14:paraId="18DF620D" w14:textId="77777777" w:rsidR="00673A7E" w:rsidRDefault="00673A7E" w:rsidP="00673A7E">
                      <w:pPr>
                        <w:jc w:val="center"/>
                      </w:pPr>
                    </w:p>
                    <w:p w14:paraId="4CC150E8" w14:textId="77777777" w:rsidR="00673A7E" w:rsidRDefault="00673A7E" w:rsidP="00673A7E">
                      <w:pPr>
                        <w:jc w:val="center"/>
                      </w:pPr>
                    </w:p>
                    <w:p w14:paraId="2F49B95C" w14:textId="77777777" w:rsidR="00673A7E" w:rsidRDefault="00673A7E" w:rsidP="00673A7E">
                      <w:pPr>
                        <w:jc w:val="center"/>
                      </w:pPr>
                    </w:p>
                    <w:p w14:paraId="3A58D989" w14:textId="77777777" w:rsidR="00673A7E" w:rsidRDefault="00673A7E" w:rsidP="00673A7E">
                      <w:pPr>
                        <w:jc w:val="center"/>
                      </w:pPr>
                    </w:p>
                    <w:p w14:paraId="7D9E31CF" w14:textId="77777777" w:rsidR="00673A7E" w:rsidRDefault="00673A7E" w:rsidP="00673A7E">
                      <w:pPr>
                        <w:jc w:val="center"/>
                      </w:pPr>
                    </w:p>
                    <w:p w14:paraId="38E9D89F" w14:textId="77777777" w:rsidR="00673A7E" w:rsidRDefault="00673A7E" w:rsidP="00673A7E">
                      <w:pPr>
                        <w:jc w:val="center"/>
                      </w:pPr>
                    </w:p>
                    <w:p w14:paraId="7E282081" w14:textId="77777777" w:rsidR="00673A7E" w:rsidRDefault="00673A7E" w:rsidP="00673A7E">
                      <w:pPr>
                        <w:jc w:val="center"/>
                      </w:pPr>
                    </w:p>
                    <w:p w14:paraId="6473DF69" w14:textId="77777777" w:rsidR="00673A7E" w:rsidRDefault="00673A7E" w:rsidP="00673A7E">
                      <w:pPr>
                        <w:jc w:val="center"/>
                      </w:pPr>
                    </w:p>
                    <w:p w14:paraId="4C4EA45F" w14:textId="77777777" w:rsidR="00673A7E" w:rsidRDefault="00673A7E" w:rsidP="00673A7E">
                      <w:pPr>
                        <w:jc w:val="center"/>
                      </w:pPr>
                    </w:p>
                    <w:p w14:paraId="0004B991" w14:textId="77777777" w:rsidR="00673A7E" w:rsidRDefault="00673A7E" w:rsidP="00673A7E">
                      <w:pPr>
                        <w:jc w:val="center"/>
                      </w:pPr>
                    </w:p>
                    <w:p w14:paraId="504F961D" w14:textId="77777777" w:rsidR="00673A7E" w:rsidRDefault="00673A7E" w:rsidP="00673A7E">
                      <w:pPr>
                        <w:jc w:val="center"/>
                      </w:pPr>
                    </w:p>
                    <w:p w14:paraId="183EB759" w14:textId="77777777" w:rsidR="00673A7E" w:rsidRDefault="00673A7E" w:rsidP="00673A7E">
                      <w:pPr>
                        <w:jc w:val="center"/>
                      </w:pPr>
                    </w:p>
                    <w:p w14:paraId="390C8662" w14:textId="77777777" w:rsidR="00673A7E" w:rsidRDefault="00673A7E" w:rsidP="00673A7E">
                      <w:pPr>
                        <w:jc w:val="center"/>
                      </w:pPr>
                    </w:p>
                    <w:p w14:paraId="308C2828" w14:textId="77777777" w:rsidR="00673A7E" w:rsidRDefault="00673A7E" w:rsidP="00673A7E">
                      <w:pPr>
                        <w:jc w:val="center"/>
                      </w:pPr>
                    </w:p>
                    <w:p w14:paraId="0BED561C" w14:textId="77777777" w:rsidR="00673A7E" w:rsidRDefault="00673A7E" w:rsidP="00673A7E">
                      <w:pPr>
                        <w:jc w:val="center"/>
                      </w:pPr>
                    </w:p>
                    <w:p w14:paraId="2B0D1FE7" w14:textId="77777777" w:rsidR="00673A7E" w:rsidRDefault="00673A7E" w:rsidP="00673A7E">
                      <w:pPr>
                        <w:jc w:val="center"/>
                      </w:pPr>
                    </w:p>
                    <w:p w14:paraId="318DAF72" w14:textId="77777777" w:rsidR="00673A7E" w:rsidRDefault="00673A7E" w:rsidP="00673A7E">
                      <w:pPr>
                        <w:jc w:val="center"/>
                      </w:pPr>
                    </w:p>
                    <w:p w14:paraId="239069AE" w14:textId="77777777" w:rsidR="00673A7E" w:rsidRDefault="00673A7E" w:rsidP="00673A7E">
                      <w:pPr>
                        <w:jc w:val="center"/>
                      </w:pPr>
                    </w:p>
                    <w:p w14:paraId="7632F3B3" w14:textId="77777777" w:rsidR="00673A7E" w:rsidRDefault="00673A7E" w:rsidP="00673A7E">
                      <w:pPr>
                        <w:jc w:val="center"/>
                      </w:pPr>
                    </w:p>
                    <w:p w14:paraId="1BBC22C6" w14:textId="77777777" w:rsidR="00673A7E" w:rsidRDefault="00673A7E" w:rsidP="00673A7E">
                      <w:pPr>
                        <w:jc w:val="center"/>
                      </w:pPr>
                    </w:p>
                    <w:p w14:paraId="1B8ECC71" w14:textId="77777777" w:rsidR="00673A7E" w:rsidRDefault="00673A7E" w:rsidP="00673A7E">
                      <w:pPr>
                        <w:jc w:val="center"/>
                      </w:pPr>
                    </w:p>
                    <w:p w14:paraId="5045BB9B" w14:textId="77777777" w:rsidR="00673A7E" w:rsidRDefault="00673A7E" w:rsidP="00673A7E">
                      <w:pPr>
                        <w:jc w:val="center"/>
                      </w:pPr>
                    </w:p>
                    <w:p w14:paraId="1E3AF7C3" w14:textId="77777777" w:rsidR="00673A7E" w:rsidRDefault="00673A7E" w:rsidP="00673A7E">
                      <w:pPr>
                        <w:jc w:val="center"/>
                      </w:pPr>
                    </w:p>
                    <w:p w14:paraId="573FAE22" w14:textId="77777777" w:rsidR="00673A7E" w:rsidRDefault="00673A7E" w:rsidP="00673A7E">
                      <w:pPr>
                        <w:jc w:val="center"/>
                      </w:pPr>
                    </w:p>
                    <w:p w14:paraId="41083454" w14:textId="77777777" w:rsidR="00673A7E" w:rsidRDefault="00673A7E" w:rsidP="00673A7E">
                      <w:pPr>
                        <w:jc w:val="center"/>
                      </w:pPr>
                    </w:p>
                    <w:p w14:paraId="72CC5C85" w14:textId="77777777" w:rsidR="00673A7E" w:rsidRDefault="00673A7E" w:rsidP="00673A7E">
                      <w:pPr>
                        <w:jc w:val="center"/>
                      </w:pPr>
                    </w:p>
                    <w:p w14:paraId="25064AA3" w14:textId="77777777" w:rsidR="00673A7E" w:rsidRDefault="00673A7E" w:rsidP="00673A7E">
                      <w:pPr>
                        <w:jc w:val="center"/>
                      </w:pPr>
                    </w:p>
                    <w:p w14:paraId="7D6A0D7A" w14:textId="77777777" w:rsidR="00673A7E" w:rsidRDefault="00673A7E" w:rsidP="00673A7E">
                      <w:pPr>
                        <w:jc w:val="center"/>
                      </w:pPr>
                    </w:p>
                    <w:p w14:paraId="6893FF59" w14:textId="77777777" w:rsidR="00673A7E" w:rsidRDefault="00673A7E" w:rsidP="00673A7E">
                      <w:pPr>
                        <w:jc w:val="center"/>
                      </w:pPr>
                    </w:p>
                    <w:p w14:paraId="10B7E741" w14:textId="77777777" w:rsidR="00673A7E" w:rsidRDefault="00673A7E" w:rsidP="00673A7E">
                      <w:pPr>
                        <w:jc w:val="center"/>
                      </w:pPr>
                    </w:p>
                    <w:p w14:paraId="7A2F6DFE" w14:textId="77777777" w:rsidR="00673A7E" w:rsidRDefault="00673A7E" w:rsidP="00673A7E">
                      <w:pPr>
                        <w:jc w:val="center"/>
                      </w:pPr>
                    </w:p>
                    <w:p w14:paraId="089BB11F" w14:textId="77777777" w:rsidR="00673A7E" w:rsidRDefault="00673A7E" w:rsidP="00673A7E">
                      <w:pPr>
                        <w:jc w:val="center"/>
                      </w:pPr>
                    </w:p>
                    <w:p w14:paraId="57E6B1E0" w14:textId="77777777" w:rsidR="00673A7E" w:rsidRDefault="00673A7E" w:rsidP="00673A7E">
                      <w:pPr>
                        <w:jc w:val="center"/>
                      </w:pPr>
                    </w:p>
                    <w:p w14:paraId="4842C062" w14:textId="77777777" w:rsidR="00673A7E" w:rsidRDefault="00673A7E" w:rsidP="00673A7E">
                      <w:pPr>
                        <w:jc w:val="center"/>
                      </w:pPr>
                    </w:p>
                    <w:p w14:paraId="43DB398E" w14:textId="77777777" w:rsidR="00673A7E" w:rsidRDefault="00673A7E" w:rsidP="00673A7E">
                      <w:pPr>
                        <w:jc w:val="center"/>
                      </w:pPr>
                    </w:p>
                    <w:p w14:paraId="4C3BE124" w14:textId="77777777" w:rsidR="00673A7E" w:rsidRDefault="00673A7E" w:rsidP="00673A7E">
                      <w:pPr>
                        <w:jc w:val="center"/>
                      </w:pPr>
                    </w:p>
                  </w:txbxContent>
                </v:textbox>
              </v:shape>
            </w:pict>
          </mc:Fallback>
        </mc:AlternateContent>
      </w:r>
    </w:p>
    <w:p w14:paraId="31BFDB41" w14:textId="77777777" w:rsidR="00673A7E" w:rsidRPr="001E7F9E" w:rsidRDefault="00673A7E" w:rsidP="00673A7E">
      <w:pPr>
        <w:pStyle w:val="BodyText1"/>
        <w:jc w:val="right"/>
        <w:rPr>
          <w:rFonts w:ascii="Calibri" w:hAnsi="Calibri" w:cs="Calibri"/>
          <w:b/>
          <w:color w:val="FF0000"/>
          <w:sz w:val="20"/>
          <w:szCs w:val="20"/>
          <w:lang w:val="en-GB"/>
        </w:rPr>
      </w:pPr>
    </w:p>
    <w:p w14:paraId="284B1452" w14:textId="77777777" w:rsidR="00673A7E" w:rsidRPr="001E7F9E" w:rsidRDefault="00673A7E" w:rsidP="00673A7E">
      <w:pPr>
        <w:pStyle w:val="BodyText1"/>
        <w:jc w:val="right"/>
        <w:rPr>
          <w:rFonts w:ascii="Calibri" w:hAnsi="Calibri" w:cs="Calibri"/>
          <w:b/>
          <w:color w:val="FF0000"/>
          <w:sz w:val="20"/>
          <w:szCs w:val="20"/>
          <w:lang w:val="en-GB"/>
        </w:rPr>
      </w:pPr>
    </w:p>
    <w:p w14:paraId="6357611C" w14:textId="77777777" w:rsidR="00673A7E" w:rsidRPr="001E7F9E" w:rsidRDefault="00673A7E" w:rsidP="00673A7E">
      <w:pPr>
        <w:pStyle w:val="BodyText1"/>
        <w:jc w:val="right"/>
        <w:rPr>
          <w:rFonts w:ascii="Calibri" w:hAnsi="Calibri" w:cs="Calibri"/>
          <w:b/>
          <w:color w:val="FF0000"/>
          <w:sz w:val="20"/>
          <w:szCs w:val="20"/>
          <w:lang w:val="en-GB"/>
        </w:rPr>
      </w:pPr>
    </w:p>
    <w:p w14:paraId="2A35486A" w14:textId="77777777" w:rsidR="00673A7E" w:rsidRPr="001E7F9E" w:rsidRDefault="00673A7E" w:rsidP="00673A7E">
      <w:pPr>
        <w:pStyle w:val="BodyText1"/>
        <w:jc w:val="right"/>
        <w:rPr>
          <w:rFonts w:ascii="Calibri" w:hAnsi="Calibri" w:cs="Calibri"/>
          <w:b/>
          <w:color w:val="FF0000"/>
          <w:sz w:val="20"/>
          <w:szCs w:val="20"/>
          <w:lang w:val="en-GB"/>
        </w:rPr>
      </w:pPr>
    </w:p>
    <w:p w14:paraId="5927CACC" w14:textId="74D5652C" w:rsidR="00673A7E" w:rsidRPr="001E7F9E" w:rsidRDefault="00AF670C" w:rsidP="00673A7E">
      <w:pPr>
        <w:pStyle w:val="BodyText1"/>
        <w:rPr>
          <w:rFonts w:ascii="Calibri" w:hAnsi="Calibri" w:cs="Calibri"/>
          <w:b/>
          <w:color w:val="FF0000"/>
          <w:sz w:val="20"/>
          <w:szCs w:val="20"/>
          <w:lang w:val="en-GB"/>
        </w:rPr>
      </w:pPr>
      <w:r w:rsidRPr="001E7F9E">
        <w:rPr>
          <w:rFonts w:ascii="Calibri" w:hAnsi="Calibri" w:cs="Calibri"/>
          <w:noProof/>
          <w:sz w:val="20"/>
          <w:szCs w:val="20"/>
        </w:rPr>
        <mc:AlternateContent>
          <mc:Choice Requires="wps">
            <w:drawing>
              <wp:anchor distT="0" distB="0" distL="114300" distR="114300" simplePos="0" relativeHeight="251658242" behindDoc="0" locked="0" layoutInCell="1" allowOverlap="1" wp14:anchorId="2868BEE7" wp14:editId="31E9E3D0">
                <wp:simplePos x="0" y="0"/>
                <wp:positionH relativeFrom="column">
                  <wp:posOffset>3042285</wp:posOffset>
                </wp:positionH>
                <wp:positionV relativeFrom="paragraph">
                  <wp:posOffset>151765</wp:posOffset>
                </wp:positionV>
                <wp:extent cx="1948180" cy="2084070"/>
                <wp:effectExtent l="0" t="0" r="0" b="0"/>
                <wp:wrapNone/>
                <wp:docPr id="1" name="Text Box 4">
                  <a:extLst xmlns:a="http://schemas.openxmlformats.org/drawingml/2006/main">
                    <a:ext uri="{FF2B5EF4-FFF2-40B4-BE49-F238E27FC236}">
                      <a16:creationId xmlns:a16="http://schemas.microsoft.com/office/drawing/2014/main" id="{B2D7BC6B-7FAC-4108-AA63-F4D981F12C5E}"/>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8180" cy="20840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3C687D3" w14:textId="77777777" w:rsidR="00673A7E" w:rsidRDefault="00673A7E" w:rsidP="00673A7E">
                            <w:pPr>
                              <w:pStyle w:val="Technical5"/>
                              <w:tabs>
                                <w:tab w:val="clear" w:pos="-720"/>
                              </w:tabs>
                              <w:suppressAutoHyphens w:val="0"/>
                              <w:ind w:firstLine="0"/>
                              <w:jc w:val="center"/>
                              <w:rPr>
                                <w:rFonts w:ascii="Arial" w:hAnsi="Arial"/>
                              </w:rPr>
                            </w:pPr>
                          </w:p>
                          <w:p w14:paraId="425560BA" w14:textId="7151A465" w:rsidR="00673A7E" w:rsidRDefault="00AF670C" w:rsidP="00673A7E">
                            <w:pPr>
                              <w:pStyle w:val="Technical5"/>
                              <w:tabs>
                                <w:tab w:val="clear" w:pos="-720"/>
                              </w:tabs>
                              <w:suppressAutoHyphens w:val="0"/>
                              <w:ind w:firstLine="0"/>
                              <w:jc w:val="center"/>
                              <w:rPr>
                                <w:rFonts w:ascii="Arial" w:hAnsi="Arial"/>
                              </w:rPr>
                            </w:pPr>
                            <w:r w:rsidRPr="00C9188C">
                              <w:rPr>
                                <w:rFonts w:ascii="Arial" w:hAnsi="Arial"/>
                                <w:noProof/>
                              </w:rPr>
                              <w:drawing>
                                <wp:inline distT="0" distB="0" distL="0" distR="0" wp14:anchorId="7782DB8B" wp14:editId="1125C70B">
                                  <wp:extent cx="1208405" cy="97790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08405" cy="977900"/>
                                          </a:xfrm>
                                          <a:prstGeom prst="rect">
                                            <a:avLst/>
                                          </a:prstGeom>
                                          <a:noFill/>
                                          <a:ln>
                                            <a:noFill/>
                                          </a:ln>
                                        </pic:spPr>
                                      </pic:pic>
                                    </a:graphicData>
                                  </a:graphic>
                                </wp:inline>
                              </w:drawing>
                            </w:r>
                          </w:p>
                          <w:p w14:paraId="606C8673" w14:textId="77777777" w:rsidR="00673A7E" w:rsidRPr="00AD0EC4" w:rsidRDefault="00673A7E" w:rsidP="00673A7E">
                            <w:pPr>
                              <w:pStyle w:val="Technical5"/>
                              <w:tabs>
                                <w:tab w:val="clear" w:pos="-720"/>
                              </w:tabs>
                              <w:suppressAutoHyphens w:val="0"/>
                              <w:ind w:firstLine="0"/>
                              <w:jc w:val="center"/>
                              <w:rPr>
                                <w:rFonts w:ascii="Arial" w:hAnsi="Arial"/>
                              </w:rPr>
                            </w:pPr>
                          </w:p>
                          <w:p w14:paraId="3E6EE389" w14:textId="77777777" w:rsidR="00673A7E" w:rsidRDefault="00673A7E" w:rsidP="00673A7E"/>
                          <w:p w14:paraId="3F1BDEFA" w14:textId="77777777" w:rsidR="00673A7E" w:rsidRDefault="00673A7E" w:rsidP="00673A7E"/>
                          <w:p w14:paraId="2B45FF5A" w14:textId="77777777" w:rsidR="00673A7E" w:rsidRDefault="00673A7E" w:rsidP="00673A7E"/>
                          <w:p w14:paraId="3761F411" w14:textId="77777777" w:rsidR="00673A7E" w:rsidRDefault="00673A7E" w:rsidP="00673A7E"/>
                          <w:p w14:paraId="43DCF7E2" w14:textId="77777777" w:rsidR="00673A7E" w:rsidRDefault="00673A7E" w:rsidP="00673A7E"/>
                          <w:p w14:paraId="0F1E6C6D" w14:textId="77777777" w:rsidR="00673A7E" w:rsidRDefault="00673A7E" w:rsidP="00673A7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68BEE7" id="Text Box 4" o:spid="_x0000_s1028" type="#_x0000_t202" style="position:absolute;margin-left:239.55pt;margin-top:11.95pt;width:153.4pt;height:164.1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" stroked="f">
                <v:textbox>
                  <w:txbxContent>
                    <w:p w14:paraId="13C687D3" w14:textId="77777777" w:rsidR="00673A7E" w:rsidRDefault="00673A7E" w:rsidP="00673A7E">
                      <w:pPr>
                        <w:pStyle w:val="Technical5"/>
                        <w:tabs>
                          <w:tab w:val="clear" w:pos="-720"/>
                        </w:tabs>
                        <w:suppressAutoHyphens w:val="0"/>
                        <w:ind w:firstLine="0"/>
                        <w:jc w:val="center"/>
                        <w:rPr>
                          <w:rFonts w:ascii="Arial" w:hAnsi="Arial"/>
                        </w:rPr>
                      </w:pPr>
                    </w:p>
                    <w:p w14:paraId="425560BA" w14:textId="7151A465" w:rsidR="00673A7E" w:rsidRDefault="00AF670C" w:rsidP="00673A7E">
                      <w:pPr>
                        <w:pStyle w:val="Technical5"/>
                        <w:tabs>
                          <w:tab w:val="clear" w:pos="-720"/>
                        </w:tabs>
                        <w:suppressAutoHyphens w:val="0"/>
                        <w:ind w:firstLine="0"/>
                        <w:jc w:val="center"/>
                        <w:rPr>
                          <w:rFonts w:ascii="Arial" w:hAnsi="Arial"/>
                        </w:rPr>
                      </w:pPr>
                      <w:r w:rsidRPr="00C9188C">
                        <w:rPr>
                          <w:rFonts w:ascii="Arial" w:hAnsi="Arial"/>
                          <w:noProof/>
                        </w:rPr>
                        <w:drawing>
                          <wp:inline distT="0" distB="0" distL="0" distR="0" wp14:anchorId="7782DB8B" wp14:editId="1125C70B">
                            <wp:extent cx="1208405" cy="97790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08405" cy="977900"/>
                                    </a:xfrm>
                                    <a:prstGeom prst="rect">
                                      <a:avLst/>
                                    </a:prstGeom>
                                    <a:noFill/>
                                    <a:ln>
                                      <a:noFill/>
                                    </a:ln>
                                  </pic:spPr>
                                </pic:pic>
                              </a:graphicData>
                            </a:graphic>
                          </wp:inline>
                        </w:drawing>
                      </w:r>
                    </w:p>
                    <w:p w14:paraId="606C8673" w14:textId="77777777" w:rsidR="00673A7E" w:rsidRPr="00AD0EC4" w:rsidRDefault="00673A7E" w:rsidP="00673A7E">
                      <w:pPr>
                        <w:pStyle w:val="Technical5"/>
                        <w:tabs>
                          <w:tab w:val="clear" w:pos="-720"/>
                        </w:tabs>
                        <w:suppressAutoHyphens w:val="0"/>
                        <w:ind w:firstLine="0"/>
                        <w:jc w:val="center"/>
                        <w:rPr>
                          <w:rFonts w:ascii="Arial" w:hAnsi="Arial"/>
                        </w:rPr>
                      </w:pPr>
                    </w:p>
                    <w:p w14:paraId="3E6EE389" w14:textId="77777777" w:rsidR="00673A7E" w:rsidRDefault="00673A7E" w:rsidP="00673A7E"/>
                    <w:p w14:paraId="3F1BDEFA" w14:textId="77777777" w:rsidR="00673A7E" w:rsidRDefault="00673A7E" w:rsidP="00673A7E"/>
                    <w:p w14:paraId="2B45FF5A" w14:textId="77777777" w:rsidR="00673A7E" w:rsidRDefault="00673A7E" w:rsidP="00673A7E"/>
                    <w:p w14:paraId="3761F411" w14:textId="77777777" w:rsidR="00673A7E" w:rsidRDefault="00673A7E" w:rsidP="00673A7E"/>
                    <w:p w14:paraId="43DCF7E2" w14:textId="77777777" w:rsidR="00673A7E" w:rsidRDefault="00673A7E" w:rsidP="00673A7E"/>
                    <w:p w14:paraId="0F1E6C6D" w14:textId="77777777" w:rsidR="00673A7E" w:rsidRDefault="00673A7E" w:rsidP="00673A7E"/>
                  </w:txbxContent>
                </v:textbox>
              </v:shape>
            </w:pict>
          </mc:Fallback>
        </mc:AlternateContent>
      </w:r>
      <w:r w:rsidR="00673A7E" w:rsidRPr="001E7F9E">
        <w:rPr>
          <w:rFonts w:ascii="Calibri" w:hAnsi="Calibri" w:cs="Calibri"/>
          <w:b/>
          <w:color w:val="FF0000"/>
          <w:sz w:val="20"/>
          <w:szCs w:val="20"/>
          <w:lang w:val="en-GB"/>
        </w:rPr>
        <w:tab/>
      </w:r>
      <w:r w:rsidR="00673A7E" w:rsidRPr="001E7F9E">
        <w:rPr>
          <w:rFonts w:ascii="Calibri" w:hAnsi="Calibri" w:cs="Calibri"/>
          <w:b/>
          <w:color w:val="FF0000"/>
          <w:sz w:val="20"/>
          <w:szCs w:val="20"/>
          <w:lang w:val="en-GB"/>
        </w:rPr>
        <w:tab/>
      </w:r>
      <w:r w:rsidR="00673A7E" w:rsidRPr="001E7F9E">
        <w:rPr>
          <w:rFonts w:ascii="Calibri" w:hAnsi="Calibri" w:cs="Calibri"/>
          <w:b/>
          <w:color w:val="FF0000"/>
          <w:sz w:val="20"/>
          <w:szCs w:val="20"/>
          <w:lang w:val="en-GB"/>
        </w:rPr>
        <w:tab/>
        <w:t xml:space="preserve">        </w:t>
      </w:r>
    </w:p>
    <w:p w14:paraId="669BC81A" w14:textId="77777777" w:rsidR="00673A7E" w:rsidRPr="001E7F9E" w:rsidRDefault="00673A7E" w:rsidP="00673A7E">
      <w:pPr>
        <w:pStyle w:val="BodyText1"/>
        <w:jc w:val="right"/>
        <w:rPr>
          <w:rFonts w:ascii="Calibri" w:hAnsi="Calibri" w:cs="Calibri"/>
          <w:b/>
          <w:color w:val="FF0000"/>
          <w:sz w:val="20"/>
          <w:szCs w:val="20"/>
          <w:lang w:val="en-GB"/>
        </w:rPr>
      </w:pPr>
    </w:p>
    <w:p w14:paraId="01587F0A" w14:textId="77777777" w:rsidR="00673A7E" w:rsidRPr="001E7F9E" w:rsidRDefault="00673A7E" w:rsidP="00673A7E">
      <w:pPr>
        <w:pStyle w:val="BodyText1"/>
        <w:jc w:val="right"/>
        <w:rPr>
          <w:rFonts w:ascii="Calibri" w:hAnsi="Calibri" w:cs="Calibri"/>
          <w:b/>
          <w:color w:val="FF0000"/>
          <w:sz w:val="20"/>
          <w:szCs w:val="20"/>
          <w:lang w:val="en-GB"/>
        </w:rPr>
      </w:pPr>
    </w:p>
    <w:p w14:paraId="3B0E6432" w14:textId="77777777" w:rsidR="00673A7E" w:rsidRPr="001E7F9E" w:rsidRDefault="00673A7E" w:rsidP="00673A7E">
      <w:pPr>
        <w:pStyle w:val="BodyText1"/>
        <w:jc w:val="right"/>
        <w:rPr>
          <w:rFonts w:ascii="Calibri" w:hAnsi="Calibri" w:cs="Calibri"/>
          <w:b/>
          <w:color w:val="FF0000"/>
          <w:sz w:val="20"/>
          <w:szCs w:val="20"/>
          <w:lang w:val="en-GB"/>
        </w:rPr>
      </w:pPr>
    </w:p>
    <w:p w14:paraId="3226A988" w14:textId="77777777" w:rsidR="00673A7E" w:rsidRPr="001E7F9E" w:rsidRDefault="00673A7E" w:rsidP="00673A7E">
      <w:pPr>
        <w:pStyle w:val="BodyText1"/>
        <w:jc w:val="right"/>
        <w:rPr>
          <w:rFonts w:ascii="Calibri" w:hAnsi="Calibri" w:cs="Calibri"/>
          <w:b/>
          <w:color w:val="FF0000"/>
          <w:sz w:val="20"/>
          <w:szCs w:val="20"/>
          <w:lang w:val="en-GB"/>
        </w:rPr>
      </w:pPr>
    </w:p>
    <w:p w14:paraId="1042A3C5" w14:textId="77777777" w:rsidR="00673A7E" w:rsidRPr="001E7F9E" w:rsidRDefault="00673A7E" w:rsidP="00673A7E">
      <w:pPr>
        <w:pStyle w:val="BodyText1"/>
        <w:jc w:val="right"/>
        <w:rPr>
          <w:rFonts w:ascii="Calibri" w:hAnsi="Calibri" w:cs="Calibri"/>
          <w:b/>
          <w:color w:val="FF0000"/>
          <w:sz w:val="20"/>
          <w:szCs w:val="20"/>
          <w:lang w:val="en-GB"/>
        </w:rPr>
      </w:pPr>
    </w:p>
    <w:p w14:paraId="67917C7A" w14:textId="77777777" w:rsidR="00673A7E" w:rsidRPr="001E7F9E" w:rsidRDefault="00673A7E" w:rsidP="00673A7E">
      <w:pPr>
        <w:rPr>
          <w:rFonts w:ascii="Calibri" w:hAnsi="Calibri" w:cs="Calibri"/>
          <w:b/>
          <w:bCs/>
          <w:caps/>
          <w:spacing w:val="15"/>
          <w:sz w:val="20"/>
          <w:szCs w:val="20"/>
          <w:lang w:val="en-GB"/>
        </w:rPr>
      </w:pPr>
    </w:p>
    <w:p w14:paraId="53615233" w14:textId="77777777" w:rsidR="00673A7E" w:rsidRPr="001E7F9E" w:rsidRDefault="00673A7E" w:rsidP="00673A7E">
      <w:pPr>
        <w:rPr>
          <w:rFonts w:ascii="Calibri" w:hAnsi="Calibri" w:cs="Calibri"/>
          <w:sz w:val="20"/>
          <w:szCs w:val="20"/>
          <w:lang w:val="en-GB"/>
        </w:rPr>
      </w:pPr>
    </w:p>
    <w:p w14:paraId="579B4E5C" w14:textId="77777777" w:rsidR="00673A7E" w:rsidRPr="001E7F9E" w:rsidRDefault="00673A7E" w:rsidP="00673A7E">
      <w:pPr>
        <w:pStyle w:val="BigHeadOne"/>
        <w:pBdr>
          <w:bottom w:val="none" w:sz="0" w:space="0" w:color="auto"/>
        </w:pBdr>
        <w:rPr>
          <w:rFonts w:ascii="Calibri" w:hAnsi="Calibri" w:cs="Calibri"/>
          <w:b/>
          <w:sz w:val="20"/>
        </w:rPr>
      </w:pPr>
    </w:p>
    <w:p w14:paraId="7C1A0579" w14:textId="77777777" w:rsidR="00673A7E" w:rsidRPr="001E7F9E" w:rsidRDefault="00673A7E" w:rsidP="00673A7E">
      <w:pPr>
        <w:pStyle w:val="BigHeadOne"/>
        <w:pBdr>
          <w:bottom w:val="none" w:sz="0" w:space="0" w:color="auto"/>
        </w:pBdr>
        <w:rPr>
          <w:rFonts w:ascii="Calibri" w:hAnsi="Calibri" w:cs="Calibri"/>
          <w:b/>
          <w:sz w:val="20"/>
        </w:rPr>
      </w:pPr>
    </w:p>
    <w:p w14:paraId="0D50DBEF" w14:textId="77777777" w:rsidR="00673A7E" w:rsidRPr="001E7F9E" w:rsidRDefault="00673A7E" w:rsidP="00673A7E">
      <w:pPr>
        <w:pStyle w:val="BigHeadOne"/>
        <w:pBdr>
          <w:bottom w:val="none" w:sz="0" w:space="0" w:color="auto"/>
        </w:pBdr>
        <w:rPr>
          <w:rFonts w:ascii="Calibri" w:hAnsi="Calibri" w:cs="Calibri"/>
          <w:b/>
          <w:sz w:val="20"/>
        </w:rPr>
      </w:pPr>
    </w:p>
    <w:p w14:paraId="721225BB" w14:textId="77777777" w:rsidR="00673A7E" w:rsidRPr="001E7F9E" w:rsidRDefault="00673A7E" w:rsidP="00673A7E">
      <w:pPr>
        <w:pStyle w:val="BigHeadOne"/>
        <w:pBdr>
          <w:bottom w:val="none" w:sz="0" w:space="0" w:color="auto"/>
        </w:pBdr>
        <w:rPr>
          <w:rFonts w:ascii="Calibri" w:hAnsi="Calibri" w:cs="Calibri"/>
          <w:b/>
          <w:sz w:val="20"/>
        </w:rPr>
      </w:pPr>
    </w:p>
    <w:p w14:paraId="3D3E62D5" w14:textId="77777777" w:rsidR="00673A7E" w:rsidRPr="001E7F9E" w:rsidRDefault="00673A7E" w:rsidP="00673A7E">
      <w:pPr>
        <w:pStyle w:val="BigHeadOne"/>
        <w:pBdr>
          <w:bottom w:val="none" w:sz="0" w:space="0" w:color="auto"/>
        </w:pBdr>
        <w:rPr>
          <w:rFonts w:ascii="Calibri" w:hAnsi="Calibri" w:cs="Calibri"/>
          <w:b/>
          <w:sz w:val="20"/>
        </w:rPr>
      </w:pPr>
    </w:p>
    <w:p w14:paraId="1D624E70" w14:textId="77777777" w:rsidR="00673A7E" w:rsidRPr="001E7F9E" w:rsidRDefault="00673A7E" w:rsidP="00673A7E">
      <w:pPr>
        <w:pStyle w:val="BigHeadOne"/>
        <w:pBdr>
          <w:bottom w:val="none" w:sz="0" w:space="0" w:color="auto"/>
        </w:pBdr>
        <w:rPr>
          <w:rFonts w:ascii="Calibri" w:hAnsi="Calibri" w:cs="Calibri"/>
          <w:b/>
          <w:sz w:val="20"/>
        </w:rPr>
      </w:pPr>
    </w:p>
    <w:p w14:paraId="5F67D5FC" w14:textId="77777777" w:rsidR="00673A7E" w:rsidRPr="001E7F9E" w:rsidRDefault="00673A7E" w:rsidP="00673A7E">
      <w:pPr>
        <w:pStyle w:val="BigHeadOne"/>
        <w:pBdr>
          <w:bottom w:val="none" w:sz="0" w:space="0" w:color="auto"/>
        </w:pBdr>
        <w:rPr>
          <w:rFonts w:ascii="Calibri" w:hAnsi="Calibri" w:cs="Calibri"/>
          <w:b/>
          <w:sz w:val="20"/>
        </w:rPr>
      </w:pPr>
    </w:p>
    <w:p w14:paraId="2D890056" w14:textId="77777777" w:rsidR="00673A7E" w:rsidRPr="001E7F9E" w:rsidRDefault="00673A7E" w:rsidP="00673A7E">
      <w:pPr>
        <w:pStyle w:val="BigHeadOne"/>
        <w:pBdr>
          <w:bottom w:val="none" w:sz="0" w:space="0" w:color="auto"/>
        </w:pBdr>
        <w:rPr>
          <w:rFonts w:ascii="Calibri" w:hAnsi="Calibri" w:cs="Calibri"/>
          <w:b/>
          <w:sz w:val="20"/>
        </w:rPr>
      </w:pPr>
    </w:p>
    <w:p w14:paraId="7BDEAA45" w14:textId="77777777" w:rsidR="00673A7E" w:rsidRPr="001E7F9E" w:rsidRDefault="00673A7E" w:rsidP="00673A7E">
      <w:pPr>
        <w:pStyle w:val="BigHeadOne"/>
        <w:pBdr>
          <w:bottom w:val="none" w:sz="0" w:space="0" w:color="auto"/>
        </w:pBdr>
        <w:rPr>
          <w:rFonts w:ascii="Calibri" w:hAnsi="Calibri" w:cs="Calibri"/>
          <w:b/>
          <w:sz w:val="20"/>
        </w:rPr>
      </w:pPr>
    </w:p>
    <w:p w14:paraId="283720C3" w14:textId="77777777" w:rsidR="00673A7E" w:rsidRPr="001E7F9E" w:rsidRDefault="00673A7E" w:rsidP="00673A7E">
      <w:pPr>
        <w:pStyle w:val="BigHeadOne"/>
        <w:pBdr>
          <w:bottom w:val="none" w:sz="0" w:space="0" w:color="auto"/>
        </w:pBdr>
        <w:rPr>
          <w:rFonts w:ascii="Calibri" w:hAnsi="Calibri" w:cs="Calibri"/>
          <w:b/>
          <w:sz w:val="20"/>
        </w:rPr>
      </w:pPr>
    </w:p>
    <w:p w14:paraId="65F0B0E1" w14:textId="77777777" w:rsidR="00677BBB" w:rsidRPr="001E7F9E" w:rsidRDefault="00677BBB" w:rsidP="00673A7E">
      <w:pPr>
        <w:pStyle w:val="BigHeadOne"/>
        <w:pBdr>
          <w:bottom w:val="none" w:sz="0" w:space="0" w:color="auto"/>
        </w:pBdr>
        <w:rPr>
          <w:rFonts w:ascii="Calibri" w:hAnsi="Calibri" w:cs="Calibri"/>
          <w:b/>
          <w:sz w:val="20"/>
        </w:rPr>
      </w:pPr>
    </w:p>
    <w:p w14:paraId="5DBE91FC" w14:textId="77777777" w:rsidR="00677BBB" w:rsidRPr="001E7F9E" w:rsidRDefault="00677BBB" w:rsidP="00673A7E">
      <w:pPr>
        <w:pStyle w:val="BigHeadOne"/>
        <w:pBdr>
          <w:bottom w:val="none" w:sz="0" w:space="0" w:color="auto"/>
        </w:pBdr>
        <w:rPr>
          <w:rFonts w:ascii="Calibri" w:hAnsi="Calibri" w:cs="Calibri"/>
          <w:b/>
          <w:sz w:val="20"/>
        </w:rPr>
      </w:pPr>
    </w:p>
    <w:p w14:paraId="72F3601D" w14:textId="77777777" w:rsidR="00677BBB" w:rsidRPr="001E7F9E" w:rsidRDefault="00677BBB" w:rsidP="00673A7E">
      <w:pPr>
        <w:pStyle w:val="BigHeadOne"/>
        <w:pBdr>
          <w:bottom w:val="none" w:sz="0" w:space="0" w:color="auto"/>
        </w:pBdr>
        <w:rPr>
          <w:rFonts w:ascii="Calibri" w:hAnsi="Calibri" w:cs="Calibri"/>
          <w:b/>
          <w:sz w:val="20"/>
        </w:rPr>
      </w:pPr>
    </w:p>
    <w:p w14:paraId="7DBB2421" w14:textId="77777777" w:rsidR="00677BBB" w:rsidRPr="001E7F9E" w:rsidRDefault="00677BBB" w:rsidP="00673A7E">
      <w:pPr>
        <w:pStyle w:val="BigHeadOne"/>
        <w:pBdr>
          <w:bottom w:val="none" w:sz="0" w:space="0" w:color="auto"/>
        </w:pBdr>
        <w:rPr>
          <w:rFonts w:ascii="Calibri" w:hAnsi="Calibri" w:cs="Calibri"/>
          <w:b/>
          <w:sz w:val="20"/>
        </w:rPr>
      </w:pPr>
    </w:p>
    <w:p w14:paraId="0F65FFE6" w14:textId="77777777" w:rsidR="00677BBB" w:rsidRPr="001E7F9E" w:rsidRDefault="00677BBB" w:rsidP="00673A7E">
      <w:pPr>
        <w:pStyle w:val="BigHeadOne"/>
        <w:pBdr>
          <w:bottom w:val="none" w:sz="0" w:space="0" w:color="auto"/>
        </w:pBdr>
        <w:rPr>
          <w:rFonts w:ascii="Calibri" w:hAnsi="Calibri" w:cs="Calibri"/>
          <w:b/>
          <w:sz w:val="20"/>
        </w:rPr>
      </w:pPr>
    </w:p>
    <w:p w14:paraId="5716E269" w14:textId="77777777" w:rsidR="00677BBB" w:rsidRPr="001E7F9E" w:rsidRDefault="00677BBB" w:rsidP="00673A7E">
      <w:pPr>
        <w:pStyle w:val="BigHeadOne"/>
        <w:pBdr>
          <w:bottom w:val="none" w:sz="0" w:space="0" w:color="auto"/>
        </w:pBdr>
        <w:rPr>
          <w:rFonts w:ascii="Calibri" w:hAnsi="Calibri" w:cs="Calibri"/>
          <w:b/>
          <w:sz w:val="20"/>
        </w:rPr>
      </w:pPr>
    </w:p>
    <w:p w14:paraId="23F8B767" w14:textId="77777777" w:rsidR="00677BBB" w:rsidRPr="001E7F9E" w:rsidRDefault="00677BBB" w:rsidP="00673A7E">
      <w:pPr>
        <w:pStyle w:val="BigHeadOne"/>
        <w:pBdr>
          <w:bottom w:val="none" w:sz="0" w:space="0" w:color="auto"/>
        </w:pBdr>
        <w:rPr>
          <w:rFonts w:ascii="Calibri" w:hAnsi="Calibri" w:cs="Calibri"/>
          <w:b/>
          <w:sz w:val="20"/>
        </w:rPr>
      </w:pPr>
    </w:p>
    <w:p w14:paraId="17A0BB6B" w14:textId="77777777" w:rsidR="00677BBB" w:rsidRPr="001E7F9E" w:rsidRDefault="00677BBB" w:rsidP="00673A7E">
      <w:pPr>
        <w:pStyle w:val="BigHeadOne"/>
        <w:pBdr>
          <w:bottom w:val="none" w:sz="0" w:space="0" w:color="auto"/>
        </w:pBdr>
        <w:rPr>
          <w:rFonts w:ascii="Calibri" w:hAnsi="Calibri" w:cs="Calibri"/>
          <w:b/>
          <w:sz w:val="20"/>
        </w:rPr>
      </w:pPr>
    </w:p>
    <w:p w14:paraId="0C42B8EA" w14:textId="77777777" w:rsidR="00677BBB" w:rsidRPr="001E7F9E" w:rsidRDefault="00677BBB" w:rsidP="00673A7E">
      <w:pPr>
        <w:pStyle w:val="BigHeadOne"/>
        <w:pBdr>
          <w:bottom w:val="none" w:sz="0" w:space="0" w:color="auto"/>
        </w:pBdr>
        <w:rPr>
          <w:rFonts w:ascii="Calibri" w:hAnsi="Calibri" w:cs="Calibri"/>
          <w:b/>
          <w:sz w:val="20"/>
        </w:rPr>
      </w:pPr>
    </w:p>
    <w:p w14:paraId="76BC8F98" w14:textId="77777777" w:rsidR="00677BBB" w:rsidRPr="001E7F9E" w:rsidRDefault="00677BBB" w:rsidP="00673A7E">
      <w:pPr>
        <w:pStyle w:val="BigHeadOne"/>
        <w:pBdr>
          <w:bottom w:val="none" w:sz="0" w:space="0" w:color="auto"/>
        </w:pBdr>
        <w:rPr>
          <w:rFonts w:ascii="Calibri" w:hAnsi="Calibri" w:cs="Calibri"/>
          <w:b/>
          <w:sz w:val="20"/>
        </w:rPr>
      </w:pPr>
    </w:p>
    <w:p w14:paraId="3ADDA8F7" w14:textId="77777777" w:rsidR="00673A7E" w:rsidRPr="001E7F9E" w:rsidRDefault="00673A7E" w:rsidP="00673A7E">
      <w:pPr>
        <w:pStyle w:val="BigHeadOne"/>
        <w:pBdr>
          <w:bottom w:val="none" w:sz="0" w:space="0" w:color="auto"/>
        </w:pBdr>
        <w:rPr>
          <w:rFonts w:ascii="Calibri" w:hAnsi="Calibri" w:cs="Calibri"/>
          <w:b/>
          <w:sz w:val="20"/>
        </w:rPr>
      </w:pPr>
    </w:p>
    <w:p w14:paraId="64A7D130" w14:textId="77777777" w:rsidR="0094173B" w:rsidRPr="001E7F9E" w:rsidRDefault="0094173B" w:rsidP="0094173B">
      <w:pPr>
        <w:rPr>
          <w:rStyle w:val="Emphasis"/>
          <w:rFonts w:ascii="Calibri" w:hAnsi="Calibri" w:cs="Calibri"/>
          <w:sz w:val="20"/>
          <w:szCs w:val="20"/>
        </w:rPr>
      </w:pPr>
      <w:r w:rsidRPr="001E7F9E">
        <w:rPr>
          <w:rStyle w:val="Emphasis"/>
          <w:rFonts w:ascii="Calibri" w:hAnsi="Calibri" w:cs="Calibri"/>
          <w:sz w:val="20"/>
          <w:szCs w:val="20"/>
        </w:rPr>
        <w:t>Revis</w:t>
      </w:r>
      <w:r w:rsidR="00D5431D" w:rsidRPr="001E7F9E">
        <w:rPr>
          <w:rStyle w:val="Emphasis"/>
          <w:rFonts w:ascii="Calibri" w:hAnsi="Calibri" w:cs="Calibri"/>
          <w:sz w:val="20"/>
          <w:szCs w:val="20"/>
        </w:rPr>
        <w:t>i</w:t>
      </w:r>
      <w:r w:rsidRPr="001E7F9E">
        <w:rPr>
          <w:rStyle w:val="Emphasis"/>
          <w:rFonts w:ascii="Calibri" w:hAnsi="Calibri" w:cs="Calibri"/>
          <w:sz w:val="20"/>
          <w:szCs w:val="20"/>
        </w:rPr>
        <w:t>on History</w:t>
      </w:r>
    </w:p>
    <w:p w14:paraId="151106E4" w14:textId="77777777" w:rsidR="0094173B" w:rsidRPr="001E7F9E" w:rsidRDefault="0094173B" w:rsidP="0094173B">
      <w:pPr>
        <w:rPr>
          <w:rStyle w:val="Emphasis"/>
          <w:rFonts w:ascii="Calibri" w:hAnsi="Calibri" w:cs="Calibri"/>
          <w:sz w:val="20"/>
          <w:szCs w:val="20"/>
        </w:rPr>
      </w:pPr>
    </w:p>
    <w:tbl>
      <w:tblPr>
        <w:tblW w:w="5000" w:type="pct"/>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0A0" w:firstRow="1" w:lastRow="0" w:firstColumn="1" w:lastColumn="0" w:noHBand="0" w:noVBand="0"/>
      </w:tblPr>
      <w:tblGrid>
        <w:gridCol w:w="1070"/>
        <w:gridCol w:w="1054"/>
        <w:gridCol w:w="2109"/>
        <w:gridCol w:w="1668"/>
        <w:gridCol w:w="2017"/>
        <w:gridCol w:w="1422"/>
      </w:tblGrid>
      <w:tr w:rsidR="0094173B" w:rsidRPr="001E7F9E" w14:paraId="5CF00004" w14:textId="77777777" w:rsidTr="00007F83">
        <w:trPr>
          <w:trHeight w:val="315"/>
        </w:trPr>
        <w:tc>
          <w:tcPr>
            <w:tcW w:w="573" w:type="pct"/>
          </w:tcPr>
          <w:p w14:paraId="4942143F" w14:textId="77777777" w:rsidR="0094173B" w:rsidRPr="001E7F9E" w:rsidRDefault="0094173B" w:rsidP="00007F83">
            <w:pPr>
              <w:rPr>
                <w:rFonts w:ascii="Calibri" w:hAnsi="Calibri" w:cs="Calibri"/>
                <w:b/>
                <w:bCs/>
                <w:color w:val="000000"/>
                <w:sz w:val="20"/>
                <w:szCs w:val="20"/>
              </w:rPr>
            </w:pPr>
            <w:r w:rsidRPr="001E7F9E">
              <w:rPr>
                <w:rFonts w:ascii="Calibri" w:hAnsi="Calibri" w:cs="Calibri"/>
                <w:b/>
                <w:color w:val="000000"/>
                <w:sz w:val="20"/>
                <w:szCs w:val="20"/>
              </w:rPr>
              <w:lastRenderedPageBreak/>
              <w:t>Version</w:t>
            </w:r>
            <w:r w:rsidR="005F77B9" w:rsidRPr="001E7F9E">
              <w:rPr>
                <w:rFonts w:ascii="Calibri" w:hAnsi="Calibri" w:cs="Calibri"/>
                <w:b/>
                <w:color w:val="000000"/>
                <w:sz w:val="20"/>
                <w:szCs w:val="20"/>
              </w:rPr>
              <w:t xml:space="preserve"> </w:t>
            </w:r>
            <w:r w:rsidR="008D44DF" w:rsidRPr="001E7F9E">
              <w:rPr>
                <w:rFonts w:ascii="Calibri" w:hAnsi="Calibri" w:cs="Calibri"/>
                <w:b/>
                <w:color w:val="000000"/>
                <w:sz w:val="20"/>
                <w:szCs w:val="20"/>
              </w:rPr>
              <w:t>No.</w:t>
            </w:r>
          </w:p>
        </w:tc>
        <w:tc>
          <w:tcPr>
            <w:tcW w:w="564" w:type="pct"/>
          </w:tcPr>
          <w:p w14:paraId="070F904E" w14:textId="77777777" w:rsidR="0094173B" w:rsidRPr="001E7F9E" w:rsidRDefault="0094173B" w:rsidP="00007F83">
            <w:pPr>
              <w:rPr>
                <w:rFonts w:ascii="Calibri" w:hAnsi="Calibri" w:cs="Calibri"/>
                <w:b/>
                <w:bCs/>
                <w:color w:val="000000"/>
                <w:sz w:val="20"/>
                <w:szCs w:val="20"/>
              </w:rPr>
            </w:pPr>
            <w:r w:rsidRPr="001E7F9E">
              <w:rPr>
                <w:rFonts w:ascii="Calibri" w:hAnsi="Calibri" w:cs="Calibri"/>
                <w:b/>
                <w:color w:val="000000"/>
                <w:sz w:val="20"/>
                <w:szCs w:val="20"/>
              </w:rPr>
              <w:t>Version date</w:t>
            </w:r>
          </w:p>
        </w:tc>
        <w:tc>
          <w:tcPr>
            <w:tcW w:w="1129" w:type="pct"/>
          </w:tcPr>
          <w:p w14:paraId="7B1FA486" w14:textId="77777777" w:rsidR="0094173B" w:rsidRPr="001E7F9E" w:rsidRDefault="0094173B" w:rsidP="00007F83">
            <w:pPr>
              <w:rPr>
                <w:rFonts w:ascii="Calibri" w:hAnsi="Calibri" w:cs="Calibri"/>
                <w:b/>
                <w:bCs/>
                <w:color w:val="000000"/>
                <w:sz w:val="20"/>
                <w:szCs w:val="20"/>
              </w:rPr>
            </w:pPr>
            <w:r w:rsidRPr="001E7F9E">
              <w:rPr>
                <w:rFonts w:ascii="Calibri" w:hAnsi="Calibri" w:cs="Calibri"/>
                <w:b/>
                <w:color w:val="000000"/>
                <w:sz w:val="20"/>
                <w:szCs w:val="20"/>
              </w:rPr>
              <w:t>Brief description</w:t>
            </w:r>
          </w:p>
        </w:tc>
        <w:tc>
          <w:tcPr>
            <w:tcW w:w="893" w:type="pct"/>
          </w:tcPr>
          <w:p w14:paraId="07F79E9F" w14:textId="77777777" w:rsidR="0094173B" w:rsidRPr="001E7F9E" w:rsidRDefault="0094173B" w:rsidP="00007F83">
            <w:pPr>
              <w:rPr>
                <w:rFonts w:ascii="Calibri" w:hAnsi="Calibri" w:cs="Calibri"/>
                <w:b/>
                <w:bCs/>
                <w:color w:val="000000"/>
                <w:sz w:val="20"/>
                <w:szCs w:val="20"/>
              </w:rPr>
            </w:pPr>
            <w:r w:rsidRPr="001E7F9E">
              <w:rPr>
                <w:rFonts w:ascii="Calibri" w:hAnsi="Calibri" w:cs="Calibri"/>
                <w:b/>
                <w:color w:val="000000"/>
                <w:sz w:val="20"/>
                <w:szCs w:val="20"/>
              </w:rPr>
              <w:t>Prepared/ modified by</w:t>
            </w:r>
          </w:p>
        </w:tc>
        <w:tc>
          <w:tcPr>
            <w:tcW w:w="1080" w:type="pct"/>
          </w:tcPr>
          <w:p w14:paraId="418CE9A4" w14:textId="77777777" w:rsidR="0094173B" w:rsidRPr="001E7F9E" w:rsidRDefault="0094173B" w:rsidP="00007F83">
            <w:pPr>
              <w:rPr>
                <w:rFonts w:ascii="Calibri" w:hAnsi="Calibri" w:cs="Calibri"/>
                <w:b/>
                <w:bCs/>
                <w:color w:val="000000"/>
                <w:sz w:val="20"/>
                <w:szCs w:val="20"/>
              </w:rPr>
            </w:pPr>
            <w:r w:rsidRPr="001E7F9E">
              <w:rPr>
                <w:rFonts w:ascii="Calibri" w:hAnsi="Calibri" w:cs="Calibri"/>
                <w:b/>
                <w:color w:val="000000"/>
                <w:sz w:val="20"/>
                <w:szCs w:val="20"/>
              </w:rPr>
              <w:t>Approved by</w:t>
            </w:r>
          </w:p>
        </w:tc>
        <w:tc>
          <w:tcPr>
            <w:tcW w:w="761" w:type="pct"/>
          </w:tcPr>
          <w:p w14:paraId="55EC150A" w14:textId="77777777" w:rsidR="0094173B" w:rsidRPr="001E7F9E" w:rsidRDefault="0094173B" w:rsidP="00007F83">
            <w:pPr>
              <w:rPr>
                <w:rFonts w:ascii="Calibri" w:hAnsi="Calibri" w:cs="Calibri"/>
                <w:b/>
                <w:color w:val="000000"/>
                <w:sz w:val="20"/>
                <w:szCs w:val="20"/>
              </w:rPr>
            </w:pPr>
            <w:r w:rsidRPr="001E7F9E">
              <w:rPr>
                <w:rFonts w:ascii="Calibri" w:hAnsi="Calibri" w:cs="Calibri"/>
                <w:b/>
                <w:color w:val="000000"/>
                <w:sz w:val="20"/>
                <w:szCs w:val="20"/>
              </w:rPr>
              <w:t>Approval Date</w:t>
            </w:r>
          </w:p>
        </w:tc>
      </w:tr>
      <w:tr w:rsidR="0094173B" w:rsidRPr="001E7F9E" w14:paraId="5E93E402" w14:textId="77777777" w:rsidTr="00007F83">
        <w:trPr>
          <w:trHeight w:val="315"/>
        </w:trPr>
        <w:tc>
          <w:tcPr>
            <w:tcW w:w="573" w:type="pct"/>
          </w:tcPr>
          <w:p w14:paraId="7E3D7C0E" w14:textId="77777777" w:rsidR="0094173B" w:rsidRPr="001E7F9E" w:rsidRDefault="00CA5DC6" w:rsidP="00007F83">
            <w:pPr>
              <w:rPr>
                <w:rFonts w:ascii="Calibri" w:hAnsi="Calibri" w:cs="Calibri"/>
                <w:b/>
                <w:color w:val="000000"/>
                <w:sz w:val="20"/>
                <w:szCs w:val="20"/>
              </w:rPr>
            </w:pPr>
            <w:r w:rsidRPr="001E7F9E">
              <w:rPr>
                <w:rFonts w:ascii="Calibri" w:hAnsi="Calibri" w:cs="Calibri"/>
                <w:b/>
                <w:color w:val="000000"/>
                <w:sz w:val="20"/>
                <w:szCs w:val="20"/>
              </w:rPr>
              <w:t>0.1</w:t>
            </w:r>
          </w:p>
        </w:tc>
        <w:tc>
          <w:tcPr>
            <w:tcW w:w="564" w:type="pct"/>
          </w:tcPr>
          <w:p w14:paraId="17CD26CA" w14:textId="13B1015E" w:rsidR="0094173B" w:rsidRPr="001E7F9E" w:rsidRDefault="000A7F55" w:rsidP="00007F83">
            <w:pPr>
              <w:rPr>
                <w:rFonts w:ascii="Calibri" w:hAnsi="Calibri" w:cs="Calibri"/>
                <w:b/>
                <w:color w:val="000000"/>
                <w:sz w:val="20"/>
                <w:szCs w:val="20"/>
              </w:rPr>
            </w:pPr>
            <w:r w:rsidRPr="001E7F9E">
              <w:rPr>
                <w:rFonts w:ascii="Calibri" w:hAnsi="Calibri" w:cs="Calibri"/>
                <w:b/>
                <w:color w:val="000000"/>
                <w:sz w:val="20"/>
                <w:szCs w:val="20"/>
              </w:rPr>
              <w:t>August</w:t>
            </w:r>
            <w:r w:rsidR="00CA5DC6" w:rsidRPr="001E7F9E">
              <w:rPr>
                <w:rFonts w:ascii="Calibri" w:hAnsi="Calibri" w:cs="Calibri"/>
                <w:b/>
                <w:color w:val="000000"/>
                <w:sz w:val="20"/>
                <w:szCs w:val="20"/>
              </w:rPr>
              <w:t xml:space="preserve"> 2024</w:t>
            </w:r>
          </w:p>
        </w:tc>
        <w:tc>
          <w:tcPr>
            <w:tcW w:w="1129" w:type="pct"/>
          </w:tcPr>
          <w:p w14:paraId="3455D70B" w14:textId="395E052F" w:rsidR="0094173B" w:rsidRPr="001E7F9E" w:rsidRDefault="00CA5DC6" w:rsidP="00007F83">
            <w:pPr>
              <w:rPr>
                <w:rFonts w:ascii="Calibri" w:hAnsi="Calibri" w:cs="Calibri"/>
                <w:b/>
                <w:color w:val="000000"/>
                <w:sz w:val="20"/>
                <w:szCs w:val="20"/>
              </w:rPr>
            </w:pPr>
            <w:r w:rsidRPr="001E7F9E">
              <w:rPr>
                <w:rFonts w:ascii="Calibri" w:hAnsi="Calibri" w:cs="Calibri"/>
                <w:b/>
                <w:color w:val="000000"/>
                <w:sz w:val="20"/>
                <w:szCs w:val="20"/>
              </w:rPr>
              <w:t>Draft version</w:t>
            </w:r>
          </w:p>
        </w:tc>
        <w:tc>
          <w:tcPr>
            <w:tcW w:w="893" w:type="pct"/>
          </w:tcPr>
          <w:p w14:paraId="5C279BA8" w14:textId="77777777" w:rsidR="0094173B" w:rsidRPr="001E7F9E" w:rsidRDefault="00CA5DC6" w:rsidP="00007F83">
            <w:pPr>
              <w:rPr>
                <w:rFonts w:ascii="Calibri" w:hAnsi="Calibri" w:cs="Calibri"/>
                <w:b/>
                <w:color w:val="000000"/>
                <w:sz w:val="20"/>
                <w:szCs w:val="20"/>
              </w:rPr>
            </w:pPr>
            <w:r w:rsidRPr="001E7F9E">
              <w:rPr>
                <w:rFonts w:ascii="Calibri" w:hAnsi="Calibri" w:cs="Calibri"/>
                <w:b/>
                <w:color w:val="000000"/>
                <w:sz w:val="20"/>
                <w:szCs w:val="20"/>
              </w:rPr>
              <w:t>CST</w:t>
            </w:r>
          </w:p>
        </w:tc>
        <w:tc>
          <w:tcPr>
            <w:tcW w:w="1080" w:type="pct"/>
          </w:tcPr>
          <w:p w14:paraId="768B73FD" w14:textId="77777777" w:rsidR="0094173B" w:rsidRPr="001E7F9E" w:rsidRDefault="0094173B" w:rsidP="00007F83">
            <w:pPr>
              <w:rPr>
                <w:rFonts w:ascii="Calibri" w:hAnsi="Calibri" w:cs="Calibri"/>
                <w:b/>
                <w:color w:val="000000"/>
                <w:sz w:val="20"/>
                <w:szCs w:val="20"/>
              </w:rPr>
            </w:pPr>
          </w:p>
        </w:tc>
        <w:tc>
          <w:tcPr>
            <w:tcW w:w="761" w:type="pct"/>
          </w:tcPr>
          <w:p w14:paraId="5EEDA9B1" w14:textId="77777777" w:rsidR="0094173B" w:rsidRPr="001E7F9E" w:rsidRDefault="0094173B" w:rsidP="00007F83">
            <w:pPr>
              <w:rPr>
                <w:rFonts w:ascii="Calibri" w:hAnsi="Calibri" w:cs="Calibri"/>
                <w:b/>
                <w:color w:val="000000"/>
                <w:sz w:val="20"/>
                <w:szCs w:val="20"/>
              </w:rPr>
            </w:pPr>
          </w:p>
        </w:tc>
      </w:tr>
      <w:tr w:rsidR="0094173B" w:rsidRPr="001E7F9E" w14:paraId="591FC1AD" w14:textId="77777777" w:rsidTr="00007F83">
        <w:trPr>
          <w:trHeight w:val="315"/>
        </w:trPr>
        <w:tc>
          <w:tcPr>
            <w:tcW w:w="573" w:type="pct"/>
          </w:tcPr>
          <w:p w14:paraId="6A9F1277" w14:textId="0E05B3EC" w:rsidR="0094173B" w:rsidRPr="001E7F9E" w:rsidRDefault="00C105A0" w:rsidP="00007F83">
            <w:pPr>
              <w:rPr>
                <w:rFonts w:ascii="Calibri" w:hAnsi="Calibri" w:cs="Calibri"/>
                <w:b/>
                <w:color w:val="000000"/>
                <w:sz w:val="20"/>
                <w:szCs w:val="20"/>
              </w:rPr>
            </w:pPr>
            <w:r>
              <w:rPr>
                <w:rFonts w:ascii="Calibri" w:hAnsi="Calibri" w:cs="Calibri"/>
                <w:b/>
                <w:color w:val="000000"/>
                <w:sz w:val="20"/>
                <w:szCs w:val="20"/>
              </w:rPr>
              <w:t>1.0</w:t>
            </w:r>
          </w:p>
        </w:tc>
        <w:tc>
          <w:tcPr>
            <w:tcW w:w="564" w:type="pct"/>
          </w:tcPr>
          <w:p w14:paraId="73945517" w14:textId="2A99BE90" w:rsidR="0094173B" w:rsidRPr="001E7F9E" w:rsidRDefault="00C105A0" w:rsidP="00007F83">
            <w:pPr>
              <w:rPr>
                <w:rFonts w:ascii="Calibri" w:hAnsi="Calibri" w:cs="Calibri"/>
                <w:b/>
                <w:color w:val="000000"/>
                <w:sz w:val="20"/>
                <w:szCs w:val="20"/>
              </w:rPr>
            </w:pPr>
            <w:r>
              <w:rPr>
                <w:rFonts w:ascii="Calibri" w:hAnsi="Calibri" w:cs="Calibri"/>
                <w:b/>
                <w:color w:val="000000"/>
                <w:sz w:val="20"/>
                <w:szCs w:val="20"/>
              </w:rPr>
              <w:t>July 2025</w:t>
            </w:r>
          </w:p>
        </w:tc>
        <w:tc>
          <w:tcPr>
            <w:tcW w:w="1129" w:type="pct"/>
          </w:tcPr>
          <w:p w14:paraId="1C9148D8" w14:textId="69BE2694" w:rsidR="0094173B" w:rsidRPr="001E7F9E" w:rsidRDefault="00C105A0" w:rsidP="00007F83">
            <w:pPr>
              <w:rPr>
                <w:rFonts w:ascii="Calibri" w:hAnsi="Calibri" w:cs="Calibri"/>
                <w:b/>
                <w:color w:val="000000"/>
                <w:sz w:val="20"/>
                <w:szCs w:val="20"/>
              </w:rPr>
            </w:pPr>
            <w:r>
              <w:rPr>
                <w:rFonts w:ascii="Calibri" w:hAnsi="Calibri" w:cs="Calibri"/>
                <w:b/>
                <w:color w:val="000000"/>
                <w:sz w:val="20"/>
                <w:szCs w:val="20"/>
              </w:rPr>
              <w:t>Revised version based on the feedback , current process at Org</w:t>
            </w:r>
          </w:p>
        </w:tc>
        <w:tc>
          <w:tcPr>
            <w:tcW w:w="893" w:type="pct"/>
          </w:tcPr>
          <w:p w14:paraId="0CA4591E" w14:textId="1ECD91F5" w:rsidR="0094173B" w:rsidRPr="001E7F9E" w:rsidRDefault="00C105A0" w:rsidP="00007F83">
            <w:pPr>
              <w:rPr>
                <w:rFonts w:ascii="Calibri" w:hAnsi="Calibri" w:cs="Calibri"/>
                <w:b/>
                <w:color w:val="000000"/>
                <w:sz w:val="20"/>
                <w:szCs w:val="20"/>
              </w:rPr>
            </w:pPr>
            <w:r>
              <w:rPr>
                <w:rFonts w:ascii="Calibri" w:hAnsi="Calibri" w:cs="Calibri"/>
                <w:b/>
                <w:color w:val="000000"/>
                <w:sz w:val="20"/>
                <w:szCs w:val="20"/>
              </w:rPr>
              <w:t>CST</w:t>
            </w:r>
          </w:p>
        </w:tc>
        <w:tc>
          <w:tcPr>
            <w:tcW w:w="1080" w:type="pct"/>
          </w:tcPr>
          <w:p w14:paraId="17FB94CA" w14:textId="77777777" w:rsidR="0094173B" w:rsidRPr="001E7F9E" w:rsidRDefault="0094173B" w:rsidP="00007F83">
            <w:pPr>
              <w:rPr>
                <w:rFonts w:ascii="Calibri" w:hAnsi="Calibri" w:cs="Calibri"/>
                <w:b/>
                <w:color w:val="000000"/>
                <w:sz w:val="20"/>
                <w:szCs w:val="20"/>
              </w:rPr>
            </w:pPr>
          </w:p>
        </w:tc>
        <w:tc>
          <w:tcPr>
            <w:tcW w:w="761" w:type="pct"/>
          </w:tcPr>
          <w:p w14:paraId="2987C866" w14:textId="77777777" w:rsidR="0094173B" w:rsidRPr="001E7F9E" w:rsidRDefault="0094173B" w:rsidP="00007F83">
            <w:pPr>
              <w:rPr>
                <w:rFonts w:ascii="Calibri" w:hAnsi="Calibri" w:cs="Calibri"/>
                <w:b/>
                <w:color w:val="000000"/>
                <w:sz w:val="20"/>
                <w:szCs w:val="20"/>
              </w:rPr>
            </w:pPr>
          </w:p>
        </w:tc>
      </w:tr>
      <w:tr w:rsidR="0094173B" w:rsidRPr="001E7F9E" w14:paraId="082067CE" w14:textId="77777777" w:rsidTr="00007F83">
        <w:trPr>
          <w:trHeight w:val="315"/>
        </w:trPr>
        <w:tc>
          <w:tcPr>
            <w:tcW w:w="573" w:type="pct"/>
          </w:tcPr>
          <w:p w14:paraId="3255F4C6" w14:textId="77777777" w:rsidR="0094173B" w:rsidRPr="001E7F9E" w:rsidRDefault="0094173B" w:rsidP="00007F83">
            <w:pPr>
              <w:rPr>
                <w:rFonts w:ascii="Calibri" w:hAnsi="Calibri" w:cs="Calibri"/>
                <w:b/>
                <w:color w:val="000000"/>
                <w:sz w:val="20"/>
                <w:szCs w:val="20"/>
              </w:rPr>
            </w:pPr>
          </w:p>
        </w:tc>
        <w:tc>
          <w:tcPr>
            <w:tcW w:w="564" w:type="pct"/>
          </w:tcPr>
          <w:p w14:paraId="269C0B20" w14:textId="77777777" w:rsidR="0094173B" w:rsidRPr="001E7F9E" w:rsidRDefault="0094173B" w:rsidP="00007F83">
            <w:pPr>
              <w:rPr>
                <w:rFonts w:ascii="Calibri" w:hAnsi="Calibri" w:cs="Calibri"/>
                <w:b/>
                <w:color w:val="000000"/>
                <w:sz w:val="20"/>
                <w:szCs w:val="20"/>
              </w:rPr>
            </w:pPr>
          </w:p>
        </w:tc>
        <w:tc>
          <w:tcPr>
            <w:tcW w:w="1129" w:type="pct"/>
          </w:tcPr>
          <w:p w14:paraId="4B639122" w14:textId="77777777" w:rsidR="0094173B" w:rsidRPr="001E7F9E" w:rsidRDefault="0094173B" w:rsidP="00007F83">
            <w:pPr>
              <w:rPr>
                <w:rFonts w:ascii="Calibri" w:hAnsi="Calibri" w:cs="Calibri"/>
                <w:b/>
                <w:color w:val="000000"/>
                <w:sz w:val="20"/>
                <w:szCs w:val="20"/>
              </w:rPr>
            </w:pPr>
          </w:p>
        </w:tc>
        <w:tc>
          <w:tcPr>
            <w:tcW w:w="893" w:type="pct"/>
          </w:tcPr>
          <w:p w14:paraId="45C39C45" w14:textId="77777777" w:rsidR="0094173B" w:rsidRPr="001E7F9E" w:rsidRDefault="0094173B" w:rsidP="00007F83">
            <w:pPr>
              <w:rPr>
                <w:rFonts w:ascii="Calibri" w:hAnsi="Calibri" w:cs="Calibri"/>
                <w:b/>
                <w:color w:val="000000"/>
                <w:sz w:val="20"/>
                <w:szCs w:val="20"/>
              </w:rPr>
            </w:pPr>
          </w:p>
        </w:tc>
        <w:tc>
          <w:tcPr>
            <w:tcW w:w="1080" w:type="pct"/>
          </w:tcPr>
          <w:p w14:paraId="7C4ED183" w14:textId="77777777" w:rsidR="0094173B" w:rsidRPr="001E7F9E" w:rsidRDefault="0094173B" w:rsidP="00007F83">
            <w:pPr>
              <w:rPr>
                <w:rFonts w:ascii="Calibri" w:hAnsi="Calibri" w:cs="Calibri"/>
                <w:b/>
                <w:color w:val="000000"/>
                <w:sz w:val="20"/>
                <w:szCs w:val="20"/>
              </w:rPr>
            </w:pPr>
          </w:p>
        </w:tc>
        <w:tc>
          <w:tcPr>
            <w:tcW w:w="761" w:type="pct"/>
          </w:tcPr>
          <w:p w14:paraId="76C8959C" w14:textId="77777777" w:rsidR="0094173B" w:rsidRPr="001E7F9E" w:rsidRDefault="0094173B" w:rsidP="00007F83">
            <w:pPr>
              <w:rPr>
                <w:rFonts w:ascii="Calibri" w:hAnsi="Calibri" w:cs="Calibri"/>
                <w:b/>
                <w:color w:val="000000"/>
                <w:sz w:val="20"/>
                <w:szCs w:val="20"/>
              </w:rPr>
            </w:pPr>
          </w:p>
        </w:tc>
      </w:tr>
      <w:tr w:rsidR="0094173B" w:rsidRPr="001E7F9E" w14:paraId="4E74A3B2" w14:textId="77777777" w:rsidTr="00007F83">
        <w:trPr>
          <w:trHeight w:val="315"/>
        </w:trPr>
        <w:tc>
          <w:tcPr>
            <w:tcW w:w="573" w:type="pct"/>
            <w:tcBorders>
              <w:bottom w:val="single" w:sz="18" w:space="0" w:color="4F81BD"/>
            </w:tcBorders>
          </w:tcPr>
          <w:p w14:paraId="5E3AED20" w14:textId="77777777" w:rsidR="0094173B" w:rsidRPr="001E7F9E" w:rsidRDefault="0094173B" w:rsidP="00007F83">
            <w:pPr>
              <w:rPr>
                <w:rFonts w:ascii="Calibri" w:hAnsi="Calibri" w:cs="Calibri"/>
                <w:b/>
                <w:color w:val="000000"/>
                <w:sz w:val="20"/>
                <w:szCs w:val="20"/>
              </w:rPr>
            </w:pPr>
          </w:p>
        </w:tc>
        <w:tc>
          <w:tcPr>
            <w:tcW w:w="564" w:type="pct"/>
            <w:tcBorders>
              <w:bottom w:val="single" w:sz="18" w:space="0" w:color="4F81BD"/>
            </w:tcBorders>
          </w:tcPr>
          <w:p w14:paraId="15A7D3AC" w14:textId="77777777" w:rsidR="0094173B" w:rsidRPr="001E7F9E" w:rsidRDefault="0094173B" w:rsidP="00007F83">
            <w:pPr>
              <w:rPr>
                <w:rFonts w:ascii="Calibri" w:hAnsi="Calibri" w:cs="Calibri"/>
                <w:b/>
                <w:color w:val="000000"/>
                <w:sz w:val="20"/>
                <w:szCs w:val="20"/>
              </w:rPr>
            </w:pPr>
          </w:p>
        </w:tc>
        <w:tc>
          <w:tcPr>
            <w:tcW w:w="1129" w:type="pct"/>
            <w:tcBorders>
              <w:bottom w:val="single" w:sz="18" w:space="0" w:color="4F81BD"/>
            </w:tcBorders>
          </w:tcPr>
          <w:p w14:paraId="6270284D" w14:textId="77777777" w:rsidR="0094173B" w:rsidRPr="001E7F9E" w:rsidRDefault="0094173B" w:rsidP="00007F83">
            <w:pPr>
              <w:rPr>
                <w:rFonts w:ascii="Calibri" w:hAnsi="Calibri" w:cs="Calibri"/>
                <w:b/>
                <w:color w:val="000000"/>
                <w:sz w:val="20"/>
                <w:szCs w:val="20"/>
              </w:rPr>
            </w:pPr>
          </w:p>
        </w:tc>
        <w:tc>
          <w:tcPr>
            <w:tcW w:w="893" w:type="pct"/>
            <w:tcBorders>
              <w:bottom w:val="single" w:sz="18" w:space="0" w:color="4F81BD"/>
            </w:tcBorders>
          </w:tcPr>
          <w:p w14:paraId="03C7025E" w14:textId="77777777" w:rsidR="0094173B" w:rsidRPr="001E7F9E" w:rsidRDefault="0094173B" w:rsidP="00007F83">
            <w:pPr>
              <w:rPr>
                <w:rFonts w:ascii="Calibri" w:hAnsi="Calibri" w:cs="Calibri"/>
                <w:b/>
                <w:color w:val="000000"/>
                <w:sz w:val="20"/>
                <w:szCs w:val="20"/>
              </w:rPr>
            </w:pPr>
          </w:p>
        </w:tc>
        <w:tc>
          <w:tcPr>
            <w:tcW w:w="1080" w:type="pct"/>
            <w:tcBorders>
              <w:bottom w:val="single" w:sz="18" w:space="0" w:color="4F81BD"/>
            </w:tcBorders>
          </w:tcPr>
          <w:p w14:paraId="04B29550" w14:textId="77777777" w:rsidR="0094173B" w:rsidRPr="001E7F9E" w:rsidRDefault="0094173B" w:rsidP="00007F83">
            <w:pPr>
              <w:rPr>
                <w:rFonts w:ascii="Calibri" w:hAnsi="Calibri" w:cs="Calibri"/>
                <w:b/>
                <w:color w:val="000000"/>
                <w:sz w:val="20"/>
                <w:szCs w:val="20"/>
              </w:rPr>
            </w:pPr>
          </w:p>
        </w:tc>
        <w:tc>
          <w:tcPr>
            <w:tcW w:w="761" w:type="pct"/>
            <w:tcBorders>
              <w:bottom w:val="single" w:sz="18" w:space="0" w:color="4F81BD"/>
            </w:tcBorders>
          </w:tcPr>
          <w:p w14:paraId="5216C446" w14:textId="77777777" w:rsidR="0094173B" w:rsidRPr="001E7F9E" w:rsidRDefault="0094173B" w:rsidP="00007F83">
            <w:pPr>
              <w:rPr>
                <w:rFonts w:ascii="Calibri" w:hAnsi="Calibri" w:cs="Calibri"/>
                <w:b/>
                <w:color w:val="000000"/>
                <w:sz w:val="20"/>
                <w:szCs w:val="20"/>
              </w:rPr>
            </w:pPr>
          </w:p>
        </w:tc>
      </w:tr>
    </w:tbl>
    <w:p w14:paraId="6BB8BD93" w14:textId="77777777" w:rsidR="0094173B" w:rsidRPr="001E7F9E" w:rsidRDefault="0094173B" w:rsidP="0094173B">
      <w:pPr>
        <w:pStyle w:val="BigHeadOne"/>
        <w:pBdr>
          <w:bottom w:val="none" w:sz="0" w:space="0" w:color="auto"/>
        </w:pBdr>
        <w:rPr>
          <w:rFonts w:ascii="Calibri" w:hAnsi="Calibri" w:cs="Calibri"/>
          <w:b/>
          <w:sz w:val="20"/>
        </w:rPr>
      </w:pPr>
    </w:p>
    <w:p w14:paraId="294DAF68" w14:textId="77777777" w:rsidR="004B5A8D" w:rsidRPr="001E7F9E" w:rsidRDefault="004B5A8D">
      <w:pPr>
        <w:pStyle w:val="BigHeadOne"/>
        <w:pBdr>
          <w:bottom w:val="none" w:sz="0" w:space="0" w:color="auto"/>
        </w:pBdr>
        <w:rPr>
          <w:rFonts w:ascii="Calibri" w:hAnsi="Calibri" w:cs="Calibri"/>
          <w:b/>
          <w:sz w:val="20"/>
        </w:rPr>
      </w:pPr>
    </w:p>
    <w:p w14:paraId="244EFE20" w14:textId="77777777" w:rsidR="005A29BE" w:rsidRPr="001E7F9E" w:rsidRDefault="0094173B" w:rsidP="00D7771A">
      <w:pPr>
        <w:pStyle w:val="BigHeadOne"/>
        <w:pBdr>
          <w:bottom w:val="none" w:sz="0" w:space="0" w:color="auto"/>
        </w:pBdr>
        <w:jc w:val="center"/>
        <w:rPr>
          <w:rFonts w:ascii="Calibri" w:hAnsi="Calibri" w:cs="Calibri"/>
          <w:sz w:val="20"/>
        </w:rPr>
      </w:pPr>
      <w:r w:rsidRPr="001E7F9E">
        <w:rPr>
          <w:rFonts w:ascii="Calibri" w:hAnsi="Calibri" w:cs="Calibri"/>
          <w:b/>
          <w:sz w:val="20"/>
        </w:rPr>
        <w:br w:type="page"/>
      </w:r>
      <w:r w:rsidR="005A29BE" w:rsidRPr="001E7F9E">
        <w:rPr>
          <w:rFonts w:ascii="Calibri" w:hAnsi="Calibri" w:cs="Calibri"/>
          <w:b/>
          <w:sz w:val="20"/>
        </w:rPr>
        <w:lastRenderedPageBreak/>
        <w:t>Table of Contents</w:t>
      </w:r>
    </w:p>
    <w:p w14:paraId="0577E732" w14:textId="77777777" w:rsidR="005A29BE" w:rsidRPr="001E7F9E" w:rsidRDefault="005A29BE">
      <w:pPr>
        <w:rPr>
          <w:rFonts w:ascii="Calibri" w:hAnsi="Calibri" w:cs="Calibri"/>
          <w:smallCaps/>
          <w:sz w:val="20"/>
          <w:szCs w:val="20"/>
        </w:rPr>
      </w:pPr>
    </w:p>
    <w:p w14:paraId="6BB612DA" w14:textId="3C5B4D0B" w:rsidR="00B25486" w:rsidRDefault="005A29BE">
      <w:pPr>
        <w:pStyle w:val="TOC1"/>
        <w:tabs>
          <w:tab w:val="left" w:pos="480"/>
          <w:tab w:val="right" w:leader="dot" w:pos="9350"/>
        </w:tabs>
        <w:rPr>
          <w:rFonts w:asciiTheme="minorHAnsi" w:eastAsiaTheme="minorEastAsia" w:hAnsiTheme="minorHAnsi" w:cstheme="minorBidi"/>
          <w:smallCaps w:val="0"/>
          <w:noProof/>
          <w:color w:val="auto"/>
          <w:kern w:val="2"/>
          <w:sz w:val="24"/>
          <w:szCs w:val="24"/>
          <w:lang w:eastAsia="en-US"/>
          <w14:ligatures w14:val="standardContextual"/>
        </w:rPr>
      </w:pPr>
      <w:r w:rsidRPr="001E7F9E">
        <w:rPr>
          <w:rFonts w:ascii="Calibri" w:hAnsi="Calibri" w:cs="Calibri"/>
          <w:color w:val="auto"/>
          <w:sz w:val="20"/>
        </w:rPr>
        <w:fldChar w:fldCharType="begin"/>
      </w:r>
      <w:r w:rsidRPr="001E7F9E">
        <w:rPr>
          <w:rFonts w:ascii="Calibri" w:hAnsi="Calibri" w:cs="Calibri"/>
          <w:color w:val="auto"/>
          <w:sz w:val="20"/>
        </w:rPr>
        <w:instrText xml:space="preserve"> TOC \o "1-2" \h \z \u </w:instrText>
      </w:r>
      <w:r w:rsidRPr="001E7F9E">
        <w:rPr>
          <w:rFonts w:ascii="Calibri" w:hAnsi="Calibri" w:cs="Calibri"/>
          <w:color w:val="auto"/>
          <w:sz w:val="20"/>
        </w:rPr>
        <w:fldChar w:fldCharType="separate"/>
      </w:r>
      <w:hyperlink w:anchor="_Toc202469085" w:history="1">
        <w:r w:rsidR="00B25486" w:rsidRPr="007C2E5F">
          <w:rPr>
            <w:rStyle w:val="Hyperlink"/>
            <w:rFonts w:ascii="Calibri" w:hAnsi="Calibri" w:cs="Calibri"/>
            <w:noProof/>
          </w:rPr>
          <w:t>1.</w:t>
        </w:r>
        <w:r w:rsidR="00B25486">
          <w:rPr>
            <w:rFonts w:asciiTheme="minorHAnsi" w:eastAsiaTheme="minorEastAsia" w:hAnsiTheme="minorHAnsi" w:cstheme="minorBidi"/>
            <w:smallCaps w:val="0"/>
            <w:noProof/>
            <w:color w:val="auto"/>
            <w:kern w:val="2"/>
            <w:sz w:val="24"/>
            <w:szCs w:val="24"/>
            <w:lang w:eastAsia="en-US"/>
            <w14:ligatures w14:val="standardContextual"/>
          </w:rPr>
          <w:tab/>
        </w:r>
        <w:r w:rsidR="00B25486" w:rsidRPr="007C2E5F">
          <w:rPr>
            <w:rStyle w:val="Hyperlink"/>
            <w:rFonts w:ascii="Calibri" w:hAnsi="Calibri" w:cs="Calibri"/>
            <w:noProof/>
          </w:rPr>
          <w:t>Project Summary</w:t>
        </w:r>
        <w:r w:rsidR="00B25486">
          <w:rPr>
            <w:noProof/>
            <w:webHidden/>
          </w:rPr>
          <w:tab/>
        </w:r>
        <w:r w:rsidR="00B25486">
          <w:rPr>
            <w:noProof/>
            <w:webHidden/>
          </w:rPr>
          <w:fldChar w:fldCharType="begin"/>
        </w:r>
        <w:r w:rsidR="00B25486">
          <w:rPr>
            <w:noProof/>
            <w:webHidden/>
          </w:rPr>
          <w:instrText xml:space="preserve"> PAGEREF _Toc202469085 \h </w:instrText>
        </w:r>
        <w:r w:rsidR="00B25486">
          <w:rPr>
            <w:noProof/>
            <w:webHidden/>
          </w:rPr>
        </w:r>
        <w:r w:rsidR="00B25486">
          <w:rPr>
            <w:noProof/>
            <w:webHidden/>
          </w:rPr>
          <w:fldChar w:fldCharType="separate"/>
        </w:r>
        <w:r w:rsidR="00B25486">
          <w:rPr>
            <w:noProof/>
            <w:webHidden/>
          </w:rPr>
          <w:t>1</w:t>
        </w:r>
        <w:r w:rsidR="00B25486">
          <w:rPr>
            <w:noProof/>
            <w:webHidden/>
          </w:rPr>
          <w:fldChar w:fldCharType="end"/>
        </w:r>
      </w:hyperlink>
    </w:p>
    <w:p w14:paraId="42FE33D3" w14:textId="51A04045" w:rsidR="00B25486" w:rsidRDefault="00B25486">
      <w:pPr>
        <w:pStyle w:val="TOC1"/>
        <w:tabs>
          <w:tab w:val="left" w:pos="720"/>
          <w:tab w:val="right" w:leader="dot" w:pos="9350"/>
        </w:tabs>
        <w:rPr>
          <w:rFonts w:asciiTheme="minorHAnsi" w:eastAsiaTheme="minorEastAsia" w:hAnsiTheme="minorHAnsi" w:cstheme="minorBidi"/>
          <w:smallCaps w:val="0"/>
          <w:noProof/>
          <w:color w:val="auto"/>
          <w:kern w:val="2"/>
          <w:sz w:val="24"/>
          <w:szCs w:val="24"/>
          <w:lang w:eastAsia="en-US"/>
          <w14:ligatures w14:val="standardContextual"/>
        </w:rPr>
      </w:pPr>
      <w:hyperlink w:anchor="_Toc202469086" w:history="1">
        <w:r w:rsidRPr="007C2E5F">
          <w:rPr>
            <w:rStyle w:val="Hyperlink"/>
            <w:rFonts w:ascii="Calibri" w:hAnsi="Calibri" w:cs="Calibri"/>
            <w:iCs/>
            <w:noProof/>
          </w:rPr>
          <w:t>1.1.</w:t>
        </w:r>
        <w:r>
          <w:rPr>
            <w:rFonts w:asciiTheme="minorHAnsi" w:eastAsiaTheme="minorEastAsia" w:hAnsiTheme="minorHAnsi" w:cstheme="minorBidi"/>
            <w:smallCaps w:val="0"/>
            <w:noProof/>
            <w:color w:val="auto"/>
            <w:kern w:val="2"/>
            <w:sz w:val="24"/>
            <w:szCs w:val="24"/>
            <w:lang w:eastAsia="en-US"/>
            <w14:ligatures w14:val="standardContextual"/>
          </w:rPr>
          <w:tab/>
        </w:r>
        <w:r w:rsidRPr="007C2E5F">
          <w:rPr>
            <w:rStyle w:val="Hyperlink"/>
            <w:rFonts w:ascii="Calibri" w:hAnsi="Calibri" w:cs="Calibri"/>
            <w:noProof/>
          </w:rPr>
          <w:t>Project Objective</w:t>
        </w:r>
        <w:r>
          <w:rPr>
            <w:noProof/>
            <w:webHidden/>
          </w:rPr>
          <w:tab/>
        </w:r>
        <w:r>
          <w:rPr>
            <w:noProof/>
            <w:webHidden/>
          </w:rPr>
          <w:fldChar w:fldCharType="begin"/>
        </w:r>
        <w:r>
          <w:rPr>
            <w:noProof/>
            <w:webHidden/>
          </w:rPr>
          <w:instrText xml:space="preserve"> PAGEREF _Toc202469086 \h </w:instrText>
        </w:r>
        <w:r>
          <w:rPr>
            <w:noProof/>
            <w:webHidden/>
          </w:rPr>
        </w:r>
        <w:r>
          <w:rPr>
            <w:noProof/>
            <w:webHidden/>
          </w:rPr>
          <w:fldChar w:fldCharType="separate"/>
        </w:r>
        <w:r>
          <w:rPr>
            <w:noProof/>
            <w:webHidden/>
          </w:rPr>
          <w:t>1</w:t>
        </w:r>
        <w:r>
          <w:rPr>
            <w:noProof/>
            <w:webHidden/>
          </w:rPr>
          <w:fldChar w:fldCharType="end"/>
        </w:r>
      </w:hyperlink>
    </w:p>
    <w:p w14:paraId="2D16FE98" w14:textId="0D467DFF" w:rsidR="00B25486" w:rsidRDefault="00B25486">
      <w:pPr>
        <w:pStyle w:val="TOC1"/>
        <w:tabs>
          <w:tab w:val="left" w:pos="720"/>
          <w:tab w:val="right" w:leader="dot" w:pos="9350"/>
        </w:tabs>
        <w:rPr>
          <w:rFonts w:asciiTheme="minorHAnsi" w:eastAsiaTheme="minorEastAsia" w:hAnsiTheme="minorHAnsi" w:cstheme="minorBidi"/>
          <w:smallCaps w:val="0"/>
          <w:noProof/>
          <w:color w:val="auto"/>
          <w:kern w:val="2"/>
          <w:sz w:val="24"/>
          <w:szCs w:val="24"/>
          <w:lang w:eastAsia="en-US"/>
          <w14:ligatures w14:val="standardContextual"/>
        </w:rPr>
      </w:pPr>
      <w:hyperlink w:anchor="_Toc202469087" w:history="1">
        <w:r w:rsidRPr="007C2E5F">
          <w:rPr>
            <w:rStyle w:val="Hyperlink"/>
            <w:rFonts w:ascii="Calibri" w:hAnsi="Calibri" w:cs="Calibri"/>
            <w:iCs/>
            <w:noProof/>
          </w:rPr>
          <w:t>1.2.</w:t>
        </w:r>
        <w:r>
          <w:rPr>
            <w:rFonts w:asciiTheme="minorHAnsi" w:eastAsiaTheme="minorEastAsia" w:hAnsiTheme="minorHAnsi" w:cstheme="minorBidi"/>
            <w:smallCaps w:val="0"/>
            <w:noProof/>
            <w:color w:val="auto"/>
            <w:kern w:val="2"/>
            <w:sz w:val="24"/>
            <w:szCs w:val="24"/>
            <w:lang w:eastAsia="en-US"/>
            <w14:ligatures w14:val="standardContextual"/>
          </w:rPr>
          <w:tab/>
        </w:r>
        <w:r w:rsidRPr="007C2E5F">
          <w:rPr>
            <w:rStyle w:val="Hyperlink"/>
            <w:rFonts w:ascii="Calibri" w:hAnsi="Calibri" w:cs="Calibri"/>
            <w:noProof/>
          </w:rPr>
          <w:t>Business Objective</w:t>
        </w:r>
        <w:r>
          <w:rPr>
            <w:noProof/>
            <w:webHidden/>
          </w:rPr>
          <w:tab/>
        </w:r>
        <w:r>
          <w:rPr>
            <w:noProof/>
            <w:webHidden/>
          </w:rPr>
          <w:fldChar w:fldCharType="begin"/>
        </w:r>
        <w:r>
          <w:rPr>
            <w:noProof/>
            <w:webHidden/>
          </w:rPr>
          <w:instrText xml:space="preserve"> PAGEREF _Toc202469087 \h </w:instrText>
        </w:r>
        <w:r>
          <w:rPr>
            <w:noProof/>
            <w:webHidden/>
          </w:rPr>
        </w:r>
        <w:r>
          <w:rPr>
            <w:noProof/>
            <w:webHidden/>
          </w:rPr>
          <w:fldChar w:fldCharType="separate"/>
        </w:r>
        <w:r>
          <w:rPr>
            <w:noProof/>
            <w:webHidden/>
          </w:rPr>
          <w:t>1</w:t>
        </w:r>
        <w:r>
          <w:rPr>
            <w:noProof/>
            <w:webHidden/>
          </w:rPr>
          <w:fldChar w:fldCharType="end"/>
        </w:r>
      </w:hyperlink>
    </w:p>
    <w:p w14:paraId="6631D7FF" w14:textId="43BF7EC9" w:rsidR="00B25486" w:rsidRDefault="00B25486">
      <w:pPr>
        <w:pStyle w:val="TOC1"/>
        <w:tabs>
          <w:tab w:val="left" w:pos="480"/>
          <w:tab w:val="right" w:leader="dot" w:pos="9350"/>
        </w:tabs>
        <w:rPr>
          <w:rFonts w:asciiTheme="minorHAnsi" w:eastAsiaTheme="minorEastAsia" w:hAnsiTheme="minorHAnsi" w:cstheme="minorBidi"/>
          <w:smallCaps w:val="0"/>
          <w:noProof/>
          <w:color w:val="auto"/>
          <w:kern w:val="2"/>
          <w:sz w:val="24"/>
          <w:szCs w:val="24"/>
          <w:lang w:eastAsia="en-US"/>
          <w14:ligatures w14:val="standardContextual"/>
        </w:rPr>
      </w:pPr>
      <w:hyperlink w:anchor="_Toc202469088" w:history="1">
        <w:r w:rsidRPr="007C2E5F">
          <w:rPr>
            <w:rStyle w:val="Hyperlink"/>
            <w:rFonts w:ascii="Calibri" w:hAnsi="Calibri" w:cs="Calibri"/>
            <w:noProof/>
          </w:rPr>
          <w:t>2.</w:t>
        </w:r>
        <w:r>
          <w:rPr>
            <w:rFonts w:asciiTheme="minorHAnsi" w:eastAsiaTheme="minorEastAsia" w:hAnsiTheme="minorHAnsi" w:cstheme="minorBidi"/>
            <w:smallCaps w:val="0"/>
            <w:noProof/>
            <w:color w:val="auto"/>
            <w:kern w:val="2"/>
            <w:sz w:val="24"/>
            <w:szCs w:val="24"/>
            <w:lang w:eastAsia="en-US"/>
            <w14:ligatures w14:val="standardContextual"/>
          </w:rPr>
          <w:tab/>
        </w:r>
        <w:r w:rsidRPr="007C2E5F">
          <w:rPr>
            <w:rStyle w:val="Hyperlink"/>
            <w:rFonts w:ascii="Calibri" w:hAnsi="Calibri" w:cs="Calibri"/>
            <w:noProof/>
          </w:rPr>
          <w:t>Scope</w:t>
        </w:r>
        <w:r>
          <w:rPr>
            <w:noProof/>
            <w:webHidden/>
          </w:rPr>
          <w:tab/>
        </w:r>
        <w:r>
          <w:rPr>
            <w:noProof/>
            <w:webHidden/>
          </w:rPr>
          <w:fldChar w:fldCharType="begin"/>
        </w:r>
        <w:r>
          <w:rPr>
            <w:noProof/>
            <w:webHidden/>
          </w:rPr>
          <w:instrText xml:space="preserve"> PAGEREF _Toc202469088 \h </w:instrText>
        </w:r>
        <w:r>
          <w:rPr>
            <w:noProof/>
            <w:webHidden/>
          </w:rPr>
        </w:r>
        <w:r>
          <w:rPr>
            <w:noProof/>
            <w:webHidden/>
          </w:rPr>
          <w:fldChar w:fldCharType="separate"/>
        </w:r>
        <w:r>
          <w:rPr>
            <w:noProof/>
            <w:webHidden/>
          </w:rPr>
          <w:t>1</w:t>
        </w:r>
        <w:r>
          <w:rPr>
            <w:noProof/>
            <w:webHidden/>
          </w:rPr>
          <w:fldChar w:fldCharType="end"/>
        </w:r>
      </w:hyperlink>
    </w:p>
    <w:p w14:paraId="2138361E" w14:textId="6F839DE0" w:rsidR="00B25486" w:rsidRDefault="00B25486">
      <w:pPr>
        <w:pStyle w:val="TOC1"/>
        <w:tabs>
          <w:tab w:val="left" w:pos="720"/>
          <w:tab w:val="right" w:leader="dot" w:pos="9350"/>
        </w:tabs>
        <w:rPr>
          <w:rFonts w:asciiTheme="minorHAnsi" w:eastAsiaTheme="minorEastAsia" w:hAnsiTheme="minorHAnsi" w:cstheme="minorBidi"/>
          <w:smallCaps w:val="0"/>
          <w:noProof/>
          <w:color w:val="auto"/>
          <w:kern w:val="2"/>
          <w:sz w:val="24"/>
          <w:szCs w:val="24"/>
          <w:lang w:eastAsia="en-US"/>
          <w14:ligatures w14:val="standardContextual"/>
        </w:rPr>
      </w:pPr>
      <w:hyperlink w:anchor="_Toc202469089" w:history="1">
        <w:r w:rsidRPr="007C2E5F">
          <w:rPr>
            <w:rStyle w:val="Hyperlink"/>
            <w:rFonts w:ascii="Calibri" w:hAnsi="Calibri" w:cs="Calibri"/>
            <w:iCs/>
            <w:noProof/>
          </w:rPr>
          <w:t>2.1.</w:t>
        </w:r>
        <w:r>
          <w:rPr>
            <w:rFonts w:asciiTheme="minorHAnsi" w:eastAsiaTheme="minorEastAsia" w:hAnsiTheme="minorHAnsi" w:cstheme="minorBidi"/>
            <w:smallCaps w:val="0"/>
            <w:noProof/>
            <w:color w:val="auto"/>
            <w:kern w:val="2"/>
            <w:sz w:val="24"/>
            <w:szCs w:val="24"/>
            <w:lang w:eastAsia="en-US"/>
            <w14:ligatures w14:val="standardContextual"/>
          </w:rPr>
          <w:tab/>
        </w:r>
        <w:r w:rsidRPr="007C2E5F">
          <w:rPr>
            <w:rStyle w:val="Hyperlink"/>
            <w:rFonts w:ascii="Calibri" w:hAnsi="Calibri" w:cs="Calibri"/>
            <w:noProof/>
          </w:rPr>
          <w:t>In Scope</w:t>
        </w:r>
        <w:r>
          <w:rPr>
            <w:noProof/>
            <w:webHidden/>
          </w:rPr>
          <w:tab/>
        </w:r>
        <w:r>
          <w:rPr>
            <w:noProof/>
            <w:webHidden/>
          </w:rPr>
          <w:fldChar w:fldCharType="begin"/>
        </w:r>
        <w:r>
          <w:rPr>
            <w:noProof/>
            <w:webHidden/>
          </w:rPr>
          <w:instrText xml:space="preserve"> PAGEREF _Toc202469089 \h </w:instrText>
        </w:r>
        <w:r>
          <w:rPr>
            <w:noProof/>
            <w:webHidden/>
          </w:rPr>
        </w:r>
        <w:r>
          <w:rPr>
            <w:noProof/>
            <w:webHidden/>
          </w:rPr>
          <w:fldChar w:fldCharType="separate"/>
        </w:r>
        <w:r>
          <w:rPr>
            <w:noProof/>
            <w:webHidden/>
          </w:rPr>
          <w:t>1</w:t>
        </w:r>
        <w:r>
          <w:rPr>
            <w:noProof/>
            <w:webHidden/>
          </w:rPr>
          <w:fldChar w:fldCharType="end"/>
        </w:r>
      </w:hyperlink>
    </w:p>
    <w:p w14:paraId="0480E6A2" w14:textId="3CA2C1D4" w:rsidR="00B25486" w:rsidRDefault="00B25486">
      <w:pPr>
        <w:pStyle w:val="TOC1"/>
        <w:tabs>
          <w:tab w:val="left" w:pos="720"/>
          <w:tab w:val="right" w:leader="dot" w:pos="9350"/>
        </w:tabs>
        <w:rPr>
          <w:rFonts w:asciiTheme="minorHAnsi" w:eastAsiaTheme="minorEastAsia" w:hAnsiTheme="minorHAnsi" w:cstheme="minorBidi"/>
          <w:smallCaps w:val="0"/>
          <w:noProof/>
          <w:color w:val="auto"/>
          <w:kern w:val="2"/>
          <w:sz w:val="24"/>
          <w:szCs w:val="24"/>
          <w:lang w:eastAsia="en-US"/>
          <w14:ligatures w14:val="standardContextual"/>
        </w:rPr>
      </w:pPr>
      <w:hyperlink w:anchor="_Toc202469090" w:history="1">
        <w:r w:rsidRPr="007C2E5F">
          <w:rPr>
            <w:rStyle w:val="Hyperlink"/>
            <w:rFonts w:ascii="Calibri" w:hAnsi="Calibri" w:cs="Calibri"/>
            <w:iCs/>
            <w:noProof/>
          </w:rPr>
          <w:t>2.2.</w:t>
        </w:r>
        <w:r>
          <w:rPr>
            <w:rFonts w:asciiTheme="minorHAnsi" w:eastAsiaTheme="minorEastAsia" w:hAnsiTheme="minorHAnsi" w:cstheme="minorBidi"/>
            <w:smallCaps w:val="0"/>
            <w:noProof/>
            <w:color w:val="auto"/>
            <w:kern w:val="2"/>
            <w:sz w:val="24"/>
            <w:szCs w:val="24"/>
            <w:lang w:eastAsia="en-US"/>
            <w14:ligatures w14:val="standardContextual"/>
          </w:rPr>
          <w:tab/>
        </w:r>
        <w:r w:rsidRPr="007C2E5F">
          <w:rPr>
            <w:rStyle w:val="Hyperlink"/>
            <w:rFonts w:ascii="Calibri" w:hAnsi="Calibri" w:cs="Calibri"/>
            <w:noProof/>
          </w:rPr>
          <w:t>Out of Scope functionality</w:t>
        </w:r>
        <w:r>
          <w:rPr>
            <w:noProof/>
            <w:webHidden/>
          </w:rPr>
          <w:tab/>
        </w:r>
        <w:r>
          <w:rPr>
            <w:noProof/>
            <w:webHidden/>
          </w:rPr>
          <w:fldChar w:fldCharType="begin"/>
        </w:r>
        <w:r>
          <w:rPr>
            <w:noProof/>
            <w:webHidden/>
          </w:rPr>
          <w:instrText xml:space="preserve"> PAGEREF _Toc202469090 \h </w:instrText>
        </w:r>
        <w:r>
          <w:rPr>
            <w:noProof/>
            <w:webHidden/>
          </w:rPr>
        </w:r>
        <w:r>
          <w:rPr>
            <w:noProof/>
            <w:webHidden/>
          </w:rPr>
          <w:fldChar w:fldCharType="separate"/>
        </w:r>
        <w:r>
          <w:rPr>
            <w:noProof/>
            <w:webHidden/>
          </w:rPr>
          <w:t>2</w:t>
        </w:r>
        <w:r>
          <w:rPr>
            <w:noProof/>
            <w:webHidden/>
          </w:rPr>
          <w:fldChar w:fldCharType="end"/>
        </w:r>
      </w:hyperlink>
    </w:p>
    <w:p w14:paraId="601C7E23" w14:textId="59C7D8A4" w:rsidR="00B25486" w:rsidRDefault="00B25486">
      <w:pPr>
        <w:pStyle w:val="TOC1"/>
        <w:tabs>
          <w:tab w:val="left" w:pos="480"/>
          <w:tab w:val="right" w:leader="dot" w:pos="9350"/>
        </w:tabs>
        <w:rPr>
          <w:rFonts w:asciiTheme="minorHAnsi" w:eastAsiaTheme="minorEastAsia" w:hAnsiTheme="minorHAnsi" w:cstheme="minorBidi"/>
          <w:smallCaps w:val="0"/>
          <w:noProof/>
          <w:color w:val="auto"/>
          <w:kern w:val="2"/>
          <w:sz w:val="24"/>
          <w:szCs w:val="24"/>
          <w:lang w:eastAsia="en-US"/>
          <w14:ligatures w14:val="standardContextual"/>
        </w:rPr>
      </w:pPr>
      <w:hyperlink w:anchor="_Toc202469091" w:history="1">
        <w:r w:rsidRPr="007C2E5F">
          <w:rPr>
            <w:rStyle w:val="Hyperlink"/>
            <w:rFonts w:ascii="Calibri" w:hAnsi="Calibri" w:cs="Calibri"/>
            <w:noProof/>
          </w:rPr>
          <w:t>3.</w:t>
        </w:r>
        <w:r>
          <w:rPr>
            <w:rFonts w:asciiTheme="minorHAnsi" w:eastAsiaTheme="minorEastAsia" w:hAnsiTheme="minorHAnsi" w:cstheme="minorBidi"/>
            <w:smallCaps w:val="0"/>
            <w:noProof/>
            <w:color w:val="auto"/>
            <w:kern w:val="2"/>
            <w:sz w:val="24"/>
            <w:szCs w:val="24"/>
            <w:lang w:eastAsia="en-US"/>
            <w14:ligatures w14:val="standardContextual"/>
          </w:rPr>
          <w:tab/>
        </w:r>
        <w:r w:rsidRPr="007C2E5F">
          <w:rPr>
            <w:rStyle w:val="Hyperlink"/>
            <w:rFonts w:ascii="Calibri" w:hAnsi="Calibri" w:cs="Calibri"/>
            <w:noProof/>
          </w:rPr>
          <w:t>System Perspective</w:t>
        </w:r>
        <w:r>
          <w:rPr>
            <w:noProof/>
            <w:webHidden/>
          </w:rPr>
          <w:tab/>
        </w:r>
        <w:r>
          <w:rPr>
            <w:noProof/>
            <w:webHidden/>
          </w:rPr>
          <w:fldChar w:fldCharType="begin"/>
        </w:r>
        <w:r>
          <w:rPr>
            <w:noProof/>
            <w:webHidden/>
          </w:rPr>
          <w:instrText xml:space="preserve"> PAGEREF _Toc202469091 \h </w:instrText>
        </w:r>
        <w:r>
          <w:rPr>
            <w:noProof/>
            <w:webHidden/>
          </w:rPr>
        </w:r>
        <w:r>
          <w:rPr>
            <w:noProof/>
            <w:webHidden/>
          </w:rPr>
          <w:fldChar w:fldCharType="separate"/>
        </w:r>
        <w:r>
          <w:rPr>
            <w:noProof/>
            <w:webHidden/>
          </w:rPr>
          <w:t>2</w:t>
        </w:r>
        <w:r>
          <w:rPr>
            <w:noProof/>
            <w:webHidden/>
          </w:rPr>
          <w:fldChar w:fldCharType="end"/>
        </w:r>
      </w:hyperlink>
    </w:p>
    <w:p w14:paraId="401FE1C7" w14:textId="35A5F2A8" w:rsidR="00B25486" w:rsidRDefault="00B25486">
      <w:pPr>
        <w:pStyle w:val="TOC1"/>
        <w:tabs>
          <w:tab w:val="left" w:pos="720"/>
          <w:tab w:val="right" w:leader="dot" w:pos="9350"/>
        </w:tabs>
        <w:rPr>
          <w:rFonts w:asciiTheme="minorHAnsi" w:eastAsiaTheme="minorEastAsia" w:hAnsiTheme="minorHAnsi" w:cstheme="minorBidi"/>
          <w:smallCaps w:val="0"/>
          <w:noProof/>
          <w:color w:val="auto"/>
          <w:kern w:val="2"/>
          <w:sz w:val="24"/>
          <w:szCs w:val="24"/>
          <w:lang w:eastAsia="en-US"/>
          <w14:ligatures w14:val="standardContextual"/>
        </w:rPr>
      </w:pPr>
      <w:hyperlink w:anchor="_Toc202469092" w:history="1">
        <w:r w:rsidRPr="007C2E5F">
          <w:rPr>
            <w:rStyle w:val="Hyperlink"/>
            <w:rFonts w:ascii="Calibri" w:hAnsi="Calibri" w:cs="Calibri"/>
            <w:iCs/>
            <w:noProof/>
          </w:rPr>
          <w:t>3.1.</w:t>
        </w:r>
        <w:r>
          <w:rPr>
            <w:rFonts w:asciiTheme="minorHAnsi" w:eastAsiaTheme="minorEastAsia" w:hAnsiTheme="minorHAnsi" w:cstheme="minorBidi"/>
            <w:smallCaps w:val="0"/>
            <w:noProof/>
            <w:color w:val="auto"/>
            <w:kern w:val="2"/>
            <w:sz w:val="24"/>
            <w:szCs w:val="24"/>
            <w:lang w:eastAsia="en-US"/>
            <w14:ligatures w14:val="standardContextual"/>
          </w:rPr>
          <w:tab/>
        </w:r>
        <w:r w:rsidRPr="007C2E5F">
          <w:rPr>
            <w:rStyle w:val="Hyperlink"/>
            <w:rFonts w:ascii="Calibri" w:hAnsi="Calibri" w:cs="Calibri"/>
            <w:noProof/>
          </w:rPr>
          <w:t>Assumptions</w:t>
        </w:r>
        <w:r>
          <w:rPr>
            <w:noProof/>
            <w:webHidden/>
          </w:rPr>
          <w:tab/>
        </w:r>
        <w:r>
          <w:rPr>
            <w:noProof/>
            <w:webHidden/>
          </w:rPr>
          <w:fldChar w:fldCharType="begin"/>
        </w:r>
        <w:r>
          <w:rPr>
            <w:noProof/>
            <w:webHidden/>
          </w:rPr>
          <w:instrText xml:space="preserve"> PAGEREF _Toc202469092 \h </w:instrText>
        </w:r>
        <w:r>
          <w:rPr>
            <w:noProof/>
            <w:webHidden/>
          </w:rPr>
        </w:r>
        <w:r>
          <w:rPr>
            <w:noProof/>
            <w:webHidden/>
          </w:rPr>
          <w:fldChar w:fldCharType="separate"/>
        </w:r>
        <w:r>
          <w:rPr>
            <w:noProof/>
            <w:webHidden/>
          </w:rPr>
          <w:t>2</w:t>
        </w:r>
        <w:r>
          <w:rPr>
            <w:noProof/>
            <w:webHidden/>
          </w:rPr>
          <w:fldChar w:fldCharType="end"/>
        </w:r>
      </w:hyperlink>
    </w:p>
    <w:p w14:paraId="222559B3" w14:textId="4D3F138A" w:rsidR="00B25486" w:rsidRDefault="00B25486">
      <w:pPr>
        <w:pStyle w:val="TOC1"/>
        <w:tabs>
          <w:tab w:val="left" w:pos="720"/>
          <w:tab w:val="right" w:leader="dot" w:pos="9350"/>
        </w:tabs>
        <w:rPr>
          <w:rFonts w:asciiTheme="minorHAnsi" w:eastAsiaTheme="minorEastAsia" w:hAnsiTheme="minorHAnsi" w:cstheme="minorBidi"/>
          <w:smallCaps w:val="0"/>
          <w:noProof/>
          <w:color w:val="auto"/>
          <w:kern w:val="2"/>
          <w:sz w:val="24"/>
          <w:szCs w:val="24"/>
          <w:lang w:eastAsia="en-US"/>
          <w14:ligatures w14:val="standardContextual"/>
        </w:rPr>
      </w:pPr>
      <w:hyperlink w:anchor="_Toc202469093" w:history="1">
        <w:r w:rsidRPr="007C2E5F">
          <w:rPr>
            <w:rStyle w:val="Hyperlink"/>
            <w:rFonts w:ascii="Calibri" w:hAnsi="Calibri" w:cs="Calibri"/>
            <w:iCs/>
            <w:noProof/>
          </w:rPr>
          <w:t>3.2.</w:t>
        </w:r>
        <w:r>
          <w:rPr>
            <w:rFonts w:asciiTheme="minorHAnsi" w:eastAsiaTheme="minorEastAsia" w:hAnsiTheme="minorHAnsi" w:cstheme="minorBidi"/>
            <w:smallCaps w:val="0"/>
            <w:noProof/>
            <w:color w:val="auto"/>
            <w:kern w:val="2"/>
            <w:sz w:val="24"/>
            <w:szCs w:val="24"/>
            <w:lang w:eastAsia="en-US"/>
            <w14:ligatures w14:val="standardContextual"/>
          </w:rPr>
          <w:tab/>
        </w:r>
        <w:r w:rsidRPr="007C2E5F">
          <w:rPr>
            <w:rStyle w:val="Hyperlink"/>
            <w:rFonts w:ascii="Calibri" w:hAnsi="Calibri" w:cs="Calibri"/>
            <w:noProof/>
          </w:rPr>
          <w:t>Constraints</w:t>
        </w:r>
        <w:r>
          <w:rPr>
            <w:noProof/>
            <w:webHidden/>
          </w:rPr>
          <w:tab/>
        </w:r>
        <w:r>
          <w:rPr>
            <w:noProof/>
            <w:webHidden/>
          </w:rPr>
          <w:fldChar w:fldCharType="begin"/>
        </w:r>
        <w:r>
          <w:rPr>
            <w:noProof/>
            <w:webHidden/>
          </w:rPr>
          <w:instrText xml:space="preserve"> PAGEREF _Toc202469093 \h </w:instrText>
        </w:r>
        <w:r>
          <w:rPr>
            <w:noProof/>
            <w:webHidden/>
          </w:rPr>
        </w:r>
        <w:r>
          <w:rPr>
            <w:noProof/>
            <w:webHidden/>
          </w:rPr>
          <w:fldChar w:fldCharType="separate"/>
        </w:r>
        <w:r>
          <w:rPr>
            <w:noProof/>
            <w:webHidden/>
          </w:rPr>
          <w:t>2</w:t>
        </w:r>
        <w:r>
          <w:rPr>
            <w:noProof/>
            <w:webHidden/>
          </w:rPr>
          <w:fldChar w:fldCharType="end"/>
        </w:r>
      </w:hyperlink>
    </w:p>
    <w:p w14:paraId="0DEEE9AB" w14:textId="53228D35" w:rsidR="00B25486" w:rsidRDefault="00B25486">
      <w:pPr>
        <w:pStyle w:val="TOC1"/>
        <w:tabs>
          <w:tab w:val="left" w:pos="720"/>
          <w:tab w:val="right" w:leader="dot" w:pos="9350"/>
        </w:tabs>
        <w:rPr>
          <w:rFonts w:asciiTheme="minorHAnsi" w:eastAsiaTheme="minorEastAsia" w:hAnsiTheme="minorHAnsi" w:cstheme="minorBidi"/>
          <w:smallCaps w:val="0"/>
          <w:noProof/>
          <w:color w:val="auto"/>
          <w:kern w:val="2"/>
          <w:sz w:val="24"/>
          <w:szCs w:val="24"/>
          <w:lang w:eastAsia="en-US"/>
          <w14:ligatures w14:val="standardContextual"/>
        </w:rPr>
      </w:pPr>
      <w:hyperlink w:anchor="_Toc202469094" w:history="1">
        <w:r w:rsidRPr="007C2E5F">
          <w:rPr>
            <w:rStyle w:val="Hyperlink"/>
            <w:rFonts w:ascii="Calibri" w:hAnsi="Calibri" w:cs="Calibri"/>
            <w:iCs/>
            <w:noProof/>
          </w:rPr>
          <w:t>3.3.</w:t>
        </w:r>
        <w:r>
          <w:rPr>
            <w:rFonts w:asciiTheme="minorHAnsi" w:eastAsiaTheme="minorEastAsia" w:hAnsiTheme="minorHAnsi" w:cstheme="minorBidi"/>
            <w:smallCaps w:val="0"/>
            <w:noProof/>
            <w:color w:val="auto"/>
            <w:kern w:val="2"/>
            <w:sz w:val="24"/>
            <w:szCs w:val="24"/>
            <w:lang w:eastAsia="en-US"/>
            <w14:ligatures w14:val="standardContextual"/>
          </w:rPr>
          <w:tab/>
        </w:r>
        <w:r w:rsidRPr="007C2E5F">
          <w:rPr>
            <w:rStyle w:val="Hyperlink"/>
            <w:rFonts w:ascii="Calibri" w:hAnsi="Calibri" w:cs="Calibri"/>
            <w:noProof/>
          </w:rPr>
          <w:t>Dependencies</w:t>
        </w:r>
        <w:r>
          <w:rPr>
            <w:noProof/>
            <w:webHidden/>
          </w:rPr>
          <w:tab/>
        </w:r>
        <w:r>
          <w:rPr>
            <w:noProof/>
            <w:webHidden/>
          </w:rPr>
          <w:fldChar w:fldCharType="begin"/>
        </w:r>
        <w:r>
          <w:rPr>
            <w:noProof/>
            <w:webHidden/>
          </w:rPr>
          <w:instrText xml:space="preserve"> PAGEREF _Toc202469094 \h </w:instrText>
        </w:r>
        <w:r>
          <w:rPr>
            <w:noProof/>
            <w:webHidden/>
          </w:rPr>
        </w:r>
        <w:r>
          <w:rPr>
            <w:noProof/>
            <w:webHidden/>
          </w:rPr>
          <w:fldChar w:fldCharType="separate"/>
        </w:r>
        <w:r>
          <w:rPr>
            <w:noProof/>
            <w:webHidden/>
          </w:rPr>
          <w:t>3</w:t>
        </w:r>
        <w:r>
          <w:rPr>
            <w:noProof/>
            <w:webHidden/>
          </w:rPr>
          <w:fldChar w:fldCharType="end"/>
        </w:r>
      </w:hyperlink>
    </w:p>
    <w:p w14:paraId="2186FD18" w14:textId="05D6DD6B" w:rsidR="00B25486" w:rsidRDefault="00B25486">
      <w:pPr>
        <w:pStyle w:val="TOC1"/>
        <w:tabs>
          <w:tab w:val="left" w:pos="720"/>
          <w:tab w:val="right" w:leader="dot" w:pos="9350"/>
        </w:tabs>
        <w:rPr>
          <w:rFonts w:asciiTheme="minorHAnsi" w:eastAsiaTheme="minorEastAsia" w:hAnsiTheme="minorHAnsi" w:cstheme="minorBidi"/>
          <w:smallCaps w:val="0"/>
          <w:noProof/>
          <w:color w:val="auto"/>
          <w:kern w:val="2"/>
          <w:sz w:val="24"/>
          <w:szCs w:val="24"/>
          <w:lang w:eastAsia="en-US"/>
          <w14:ligatures w14:val="standardContextual"/>
        </w:rPr>
      </w:pPr>
      <w:hyperlink w:anchor="_Toc202469095" w:history="1">
        <w:r w:rsidRPr="007C2E5F">
          <w:rPr>
            <w:rStyle w:val="Hyperlink"/>
            <w:rFonts w:ascii="Calibri" w:hAnsi="Calibri" w:cs="Calibri"/>
            <w:iCs/>
            <w:noProof/>
          </w:rPr>
          <w:t>3.4.</w:t>
        </w:r>
        <w:r>
          <w:rPr>
            <w:rFonts w:asciiTheme="minorHAnsi" w:eastAsiaTheme="minorEastAsia" w:hAnsiTheme="minorHAnsi" w:cstheme="minorBidi"/>
            <w:smallCaps w:val="0"/>
            <w:noProof/>
            <w:color w:val="auto"/>
            <w:kern w:val="2"/>
            <w:sz w:val="24"/>
            <w:szCs w:val="24"/>
            <w:lang w:eastAsia="en-US"/>
            <w14:ligatures w14:val="standardContextual"/>
          </w:rPr>
          <w:tab/>
        </w:r>
        <w:r w:rsidRPr="007C2E5F">
          <w:rPr>
            <w:rStyle w:val="Hyperlink"/>
            <w:rFonts w:ascii="Calibri" w:hAnsi="Calibri" w:cs="Calibri"/>
            <w:noProof/>
          </w:rPr>
          <w:t>Risks</w:t>
        </w:r>
        <w:r>
          <w:rPr>
            <w:noProof/>
            <w:webHidden/>
          </w:rPr>
          <w:tab/>
        </w:r>
        <w:r>
          <w:rPr>
            <w:noProof/>
            <w:webHidden/>
          </w:rPr>
          <w:fldChar w:fldCharType="begin"/>
        </w:r>
        <w:r>
          <w:rPr>
            <w:noProof/>
            <w:webHidden/>
          </w:rPr>
          <w:instrText xml:space="preserve"> PAGEREF _Toc202469095 \h </w:instrText>
        </w:r>
        <w:r>
          <w:rPr>
            <w:noProof/>
            <w:webHidden/>
          </w:rPr>
        </w:r>
        <w:r>
          <w:rPr>
            <w:noProof/>
            <w:webHidden/>
          </w:rPr>
          <w:fldChar w:fldCharType="separate"/>
        </w:r>
        <w:r>
          <w:rPr>
            <w:noProof/>
            <w:webHidden/>
          </w:rPr>
          <w:t>3</w:t>
        </w:r>
        <w:r>
          <w:rPr>
            <w:noProof/>
            <w:webHidden/>
          </w:rPr>
          <w:fldChar w:fldCharType="end"/>
        </w:r>
      </w:hyperlink>
    </w:p>
    <w:p w14:paraId="52A84F7E" w14:textId="4FFED3A5" w:rsidR="00B25486" w:rsidRDefault="00B25486">
      <w:pPr>
        <w:pStyle w:val="TOC1"/>
        <w:tabs>
          <w:tab w:val="left" w:pos="720"/>
          <w:tab w:val="right" w:leader="dot" w:pos="9350"/>
        </w:tabs>
        <w:rPr>
          <w:rFonts w:asciiTheme="minorHAnsi" w:eastAsiaTheme="minorEastAsia" w:hAnsiTheme="minorHAnsi" w:cstheme="minorBidi"/>
          <w:smallCaps w:val="0"/>
          <w:noProof/>
          <w:color w:val="auto"/>
          <w:kern w:val="2"/>
          <w:sz w:val="24"/>
          <w:szCs w:val="24"/>
          <w:lang w:eastAsia="en-US"/>
          <w14:ligatures w14:val="standardContextual"/>
        </w:rPr>
      </w:pPr>
      <w:hyperlink w:anchor="_Toc202469096" w:history="1">
        <w:r w:rsidRPr="007C2E5F">
          <w:rPr>
            <w:rStyle w:val="Hyperlink"/>
            <w:rFonts w:ascii="Calibri" w:hAnsi="Calibri" w:cs="Calibri"/>
            <w:iCs/>
            <w:noProof/>
          </w:rPr>
          <w:t>3.5.</w:t>
        </w:r>
        <w:r>
          <w:rPr>
            <w:rFonts w:asciiTheme="minorHAnsi" w:eastAsiaTheme="minorEastAsia" w:hAnsiTheme="minorHAnsi" w:cstheme="minorBidi"/>
            <w:smallCaps w:val="0"/>
            <w:noProof/>
            <w:color w:val="auto"/>
            <w:kern w:val="2"/>
            <w:sz w:val="24"/>
            <w:szCs w:val="24"/>
            <w:lang w:eastAsia="en-US"/>
            <w14:ligatures w14:val="standardContextual"/>
          </w:rPr>
          <w:tab/>
        </w:r>
        <w:r w:rsidRPr="007C2E5F">
          <w:rPr>
            <w:rStyle w:val="Hyperlink"/>
            <w:rFonts w:ascii="Calibri" w:hAnsi="Calibri" w:cs="Calibri"/>
            <w:noProof/>
          </w:rPr>
          <w:t>Issues</w:t>
        </w:r>
        <w:r>
          <w:rPr>
            <w:noProof/>
            <w:webHidden/>
          </w:rPr>
          <w:tab/>
        </w:r>
        <w:r>
          <w:rPr>
            <w:noProof/>
            <w:webHidden/>
          </w:rPr>
          <w:fldChar w:fldCharType="begin"/>
        </w:r>
        <w:r>
          <w:rPr>
            <w:noProof/>
            <w:webHidden/>
          </w:rPr>
          <w:instrText xml:space="preserve"> PAGEREF _Toc202469096 \h </w:instrText>
        </w:r>
        <w:r>
          <w:rPr>
            <w:noProof/>
            <w:webHidden/>
          </w:rPr>
        </w:r>
        <w:r>
          <w:rPr>
            <w:noProof/>
            <w:webHidden/>
          </w:rPr>
          <w:fldChar w:fldCharType="separate"/>
        </w:r>
        <w:r>
          <w:rPr>
            <w:noProof/>
            <w:webHidden/>
          </w:rPr>
          <w:t>3</w:t>
        </w:r>
        <w:r>
          <w:rPr>
            <w:noProof/>
            <w:webHidden/>
          </w:rPr>
          <w:fldChar w:fldCharType="end"/>
        </w:r>
      </w:hyperlink>
    </w:p>
    <w:p w14:paraId="1DFE8372" w14:textId="6A2A5491" w:rsidR="00B25486" w:rsidRDefault="00B25486">
      <w:pPr>
        <w:pStyle w:val="TOC1"/>
        <w:tabs>
          <w:tab w:val="left" w:pos="480"/>
          <w:tab w:val="right" w:leader="dot" w:pos="9350"/>
        </w:tabs>
        <w:rPr>
          <w:rFonts w:asciiTheme="minorHAnsi" w:eastAsiaTheme="minorEastAsia" w:hAnsiTheme="minorHAnsi" w:cstheme="minorBidi"/>
          <w:smallCaps w:val="0"/>
          <w:noProof/>
          <w:color w:val="auto"/>
          <w:kern w:val="2"/>
          <w:sz w:val="24"/>
          <w:szCs w:val="24"/>
          <w:lang w:eastAsia="en-US"/>
          <w14:ligatures w14:val="standardContextual"/>
        </w:rPr>
      </w:pPr>
      <w:hyperlink w:anchor="_Toc202469097" w:history="1">
        <w:r w:rsidRPr="007C2E5F">
          <w:rPr>
            <w:rStyle w:val="Hyperlink"/>
            <w:rFonts w:ascii="Calibri" w:hAnsi="Calibri" w:cs="Calibri"/>
            <w:noProof/>
          </w:rPr>
          <w:t>4.</w:t>
        </w:r>
        <w:r>
          <w:rPr>
            <w:rFonts w:asciiTheme="minorHAnsi" w:eastAsiaTheme="minorEastAsia" w:hAnsiTheme="minorHAnsi" w:cstheme="minorBidi"/>
            <w:smallCaps w:val="0"/>
            <w:noProof/>
            <w:color w:val="auto"/>
            <w:kern w:val="2"/>
            <w:sz w:val="24"/>
            <w:szCs w:val="24"/>
            <w:lang w:eastAsia="en-US"/>
            <w14:ligatures w14:val="standardContextual"/>
          </w:rPr>
          <w:tab/>
        </w:r>
        <w:r w:rsidRPr="007C2E5F">
          <w:rPr>
            <w:rStyle w:val="Hyperlink"/>
            <w:rFonts w:ascii="Calibri" w:hAnsi="Calibri" w:cs="Calibri"/>
            <w:noProof/>
          </w:rPr>
          <w:t>Business Process Overview</w:t>
        </w:r>
        <w:r>
          <w:rPr>
            <w:noProof/>
            <w:webHidden/>
          </w:rPr>
          <w:tab/>
        </w:r>
        <w:r>
          <w:rPr>
            <w:noProof/>
            <w:webHidden/>
          </w:rPr>
          <w:fldChar w:fldCharType="begin"/>
        </w:r>
        <w:r>
          <w:rPr>
            <w:noProof/>
            <w:webHidden/>
          </w:rPr>
          <w:instrText xml:space="preserve"> PAGEREF _Toc202469097 \h </w:instrText>
        </w:r>
        <w:r>
          <w:rPr>
            <w:noProof/>
            <w:webHidden/>
          </w:rPr>
        </w:r>
        <w:r>
          <w:rPr>
            <w:noProof/>
            <w:webHidden/>
          </w:rPr>
          <w:fldChar w:fldCharType="separate"/>
        </w:r>
        <w:r>
          <w:rPr>
            <w:noProof/>
            <w:webHidden/>
          </w:rPr>
          <w:t>3</w:t>
        </w:r>
        <w:r>
          <w:rPr>
            <w:noProof/>
            <w:webHidden/>
          </w:rPr>
          <w:fldChar w:fldCharType="end"/>
        </w:r>
      </w:hyperlink>
    </w:p>
    <w:p w14:paraId="48056AC1" w14:textId="630D2D69" w:rsidR="00B25486" w:rsidRDefault="00B25486">
      <w:pPr>
        <w:pStyle w:val="TOC2"/>
        <w:tabs>
          <w:tab w:val="right" w:leader="dot" w:pos="9350"/>
        </w:tabs>
        <w:rPr>
          <w:rFonts w:asciiTheme="minorHAnsi" w:eastAsiaTheme="minorEastAsia" w:hAnsiTheme="minorHAnsi" w:cstheme="minorBidi"/>
          <w:i w:val="0"/>
          <w:iCs w:val="0"/>
          <w:noProof/>
          <w:kern w:val="2"/>
          <w:sz w:val="24"/>
          <w:szCs w:val="24"/>
          <w:lang w:eastAsia="en-US"/>
          <w14:ligatures w14:val="standardContextual"/>
        </w:rPr>
      </w:pPr>
      <w:hyperlink w:anchor="_Toc202469098" w:history="1">
        <w:r w:rsidRPr="007C2E5F">
          <w:rPr>
            <w:rStyle w:val="Hyperlink"/>
            <w:rFonts w:ascii="Calibri" w:hAnsi="Calibri" w:cs="Calibri"/>
            <w:noProof/>
          </w:rPr>
          <w:t>Proposed Business Process (To-Be)</w:t>
        </w:r>
        <w:r>
          <w:rPr>
            <w:noProof/>
            <w:webHidden/>
          </w:rPr>
          <w:tab/>
        </w:r>
        <w:r>
          <w:rPr>
            <w:noProof/>
            <w:webHidden/>
          </w:rPr>
          <w:fldChar w:fldCharType="begin"/>
        </w:r>
        <w:r>
          <w:rPr>
            <w:noProof/>
            <w:webHidden/>
          </w:rPr>
          <w:instrText xml:space="preserve"> PAGEREF _Toc202469098 \h </w:instrText>
        </w:r>
        <w:r>
          <w:rPr>
            <w:noProof/>
            <w:webHidden/>
          </w:rPr>
        </w:r>
        <w:r>
          <w:rPr>
            <w:noProof/>
            <w:webHidden/>
          </w:rPr>
          <w:fldChar w:fldCharType="separate"/>
        </w:r>
        <w:r>
          <w:rPr>
            <w:noProof/>
            <w:webHidden/>
          </w:rPr>
          <w:t>3</w:t>
        </w:r>
        <w:r>
          <w:rPr>
            <w:noProof/>
            <w:webHidden/>
          </w:rPr>
          <w:fldChar w:fldCharType="end"/>
        </w:r>
      </w:hyperlink>
    </w:p>
    <w:p w14:paraId="12DD4CC0" w14:textId="4A854EB2" w:rsidR="00B25486" w:rsidRDefault="00B25486">
      <w:pPr>
        <w:pStyle w:val="TOC1"/>
        <w:tabs>
          <w:tab w:val="left" w:pos="480"/>
          <w:tab w:val="right" w:leader="dot" w:pos="9350"/>
        </w:tabs>
        <w:rPr>
          <w:rFonts w:asciiTheme="minorHAnsi" w:eastAsiaTheme="minorEastAsia" w:hAnsiTheme="minorHAnsi" w:cstheme="minorBidi"/>
          <w:smallCaps w:val="0"/>
          <w:noProof/>
          <w:color w:val="auto"/>
          <w:kern w:val="2"/>
          <w:sz w:val="24"/>
          <w:szCs w:val="24"/>
          <w:lang w:eastAsia="en-US"/>
          <w14:ligatures w14:val="standardContextual"/>
        </w:rPr>
      </w:pPr>
      <w:hyperlink w:anchor="_Toc202469099" w:history="1">
        <w:r w:rsidRPr="007C2E5F">
          <w:rPr>
            <w:rStyle w:val="Hyperlink"/>
            <w:rFonts w:ascii="Calibri" w:hAnsi="Calibri" w:cs="Calibri"/>
            <w:noProof/>
          </w:rPr>
          <w:t>5.</w:t>
        </w:r>
        <w:r>
          <w:rPr>
            <w:rFonts w:asciiTheme="minorHAnsi" w:eastAsiaTheme="minorEastAsia" w:hAnsiTheme="minorHAnsi" w:cstheme="minorBidi"/>
            <w:smallCaps w:val="0"/>
            <w:noProof/>
            <w:color w:val="auto"/>
            <w:kern w:val="2"/>
            <w:sz w:val="24"/>
            <w:szCs w:val="24"/>
            <w:lang w:eastAsia="en-US"/>
            <w14:ligatures w14:val="standardContextual"/>
          </w:rPr>
          <w:tab/>
        </w:r>
        <w:r w:rsidRPr="007C2E5F">
          <w:rPr>
            <w:rStyle w:val="Hyperlink"/>
            <w:rFonts w:ascii="Calibri" w:hAnsi="Calibri" w:cs="Calibri"/>
            <w:noProof/>
          </w:rPr>
          <w:t>Functional Requirements</w:t>
        </w:r>
        <w:r>
          <w:rPr>
            <w:noProof/>
            <w:webHidden/>
          </w:rPr>
          <w:tab/>
        </w:r>
        <w:r>
          <w:rPr>
            <w:noProof/>
            <w:webHidden/>
          </w:rPr>
          <w:fldChar w:fldCharType="begin"/>
        </w:r>
        <w:r>
          <w:rPr>
            <w:noProof/>
            <w:webHidden/>
          </w:rPr>
          <w:instrText xml:space="preserve"> PAGEREF _Toc202469099 \h </w:instrText>
        </w:r>
        <w:r>
          <w:rPr>
            <w:noProof/>
            <w:webHidden/>
          </w:rPr>
        </w:r>
        <w:r>
          <w:rPr>
            <w:noProof/>
            <w:webHidden/>
          </w:rPr>
          <w:fldChar w:fldCharType="separate"/>
        </w:r>
        <w:r>
          <w:rPr>
            <w:noProof/>
            <w:webHidden/>
          </w:rPr>
          <w:t>4</w:t>
        </w:r>
        <w:r>
          <w:rPr>
            <w:noProof/>
            <w:webHidden/>
          </w:rPr>
          <w:fldChar w:fldCharType="end"/>
        </w:r>
      </w:hyperlink>
    </w:p>
    <w:p w14:paraId="4ED62509" w14:textId="73FC656A" w:rsidR="00B25486" w:rsidRDefault="00B25486">
      <w:pPr>
        <w:pStyle w:val="TOC1"/>
        <w:tabs>
          <w:tab w:val="left" w:pos="720"/>
          <w:tab w:val="right" w:leader="dot" w:pos="9350"/>
        </w:tabs>
        <w:rPr>
          <w:rFonts w:asciiTheme="minorHAnsi" w:eastAsiaTheme="minorEastAsia" w:hAnsiTheme="minorHAnsi" w:cstheme="minorBidi"/>
          <w:smallCaps w:val="0"/>
          <w:noProof/>
          <w:color w:val="auto"/>
          <w:kern w:val="2"/>
          <w:sz w:val="24"/>
          <w:szCs w:val="24"/>
          <w:lang w:eastAsia="en-US"/>
          <w14:ligatures w14:val="standardContextual"/>
        </w:rPr>
      </w:pPr>
      <w:hyperlink w:anchor="_Toc202469100" w:history="1">
        <w:r w:rsidRPr="007C2E5F">
          <w:rPr>
            <w:rStyle w:val="Hyperlink"/>
            <w:rFonts w:ascii="Calibri" w:hAnsi="Calibri" w:cs="Calibri"/>
            <w:iCs/>
            <w:noProof/>
          </w:rPr>
          <w:t>5.1.</w:t>
        </w:r>
        <w:r>
          <w:rPr>
            <w:rFonts w:asciiTheme="minorHAnsi" w:eastAsiaTheme="minorEastAsia" w:hAnsiTheme="minorHAnsi" w:cstheme="minorBidi"/>
            <w:smallCaps w:val="0"/>
            <w:noProof/>
            <w:color w:val="auto"/>
            <w:kern w:val="2"/>
            <w:sz w:val="24"/>
            <w:szCs w:val="24"/>
            <w:lang w:eastAsia="en-US"/>
            <w14:ligatures w14:val="standardContextual"/>
          </w:rPr>
          <w:tab/>
        </w:r>
        <w:r w:rsidRPr="007C2E5F">
          <w:rPr>
            <w:rStyle w:val="Hyperlink"/>
            <w:rFonts w:ascii="Calibri" w:hAnsi="Calibri" w:cs="Calibri"/>
            <w:noProof/>
          </w:rPr>
          <w:t>Generic Requirements:</w:t>
        </w:r>
        <w:r>
          <w:rPr>
            <w:noProof/>
            <w:webHidden/>
          </w:rPr>
          <w:tab/>
        </w:r>
        <w:r>
          <w:rPr>
            <w:noProof/>
            <w:webHidden/>
          </w:rPr>
          <w:fldChar w:fldCharType="begin"/>
        </w:r>
        <w:r>
          <w:rPr>
            <w:noProof/>
            <w:webHidden/>
          </w:rPr>
          <w:instrText xml:space="preserve"> PAGEREF _Toc202469100 \h </w:instrText>
        </w:r>
        <w:r>
          <w:rPr>
            <w:noProof/>
            <w:webHidden/>
          </w:rPr>
        </w:r>
        <w:r>
          <w:rPr>
            <w:noProof/>
            <w:webHidden/>
          </w:rPr>
          <w:fldChar w:fldCharType="separate"/>
        </w:r>
        <w:r>
          <w:rPr>
            <w:noProof/>
            <w:webHidden/>
          </w:rPr>
          <w:t>4</w:t>
        </w:r>
        <w:r>
          <w:rPr>
            <w:noProof/>
            <w:webHidden/>
          </w:rPr>
          <w:fldChar w:fldCharType="end"/>
        </w:r>
      </w:hyperlink>
    </w:p>
    <w:p w14:paraId="0857A875" w14:textId="7F0B9496" w:rsidR="00B25486" w:rsidRDefault="00B25486">
      <w:pPr>
        <w:pStyle w:val="TOC1"/>
        <w:tabs>
          <w:tab w:val="left" w:pos="720"/>
          <w:tab w:val="right" w:leader="dot" w:pos="9350"/>
        </w:tabs>
        <w:rPr>
          <w:rFonts w:asciiTheme="minorHAnsi" w:eastAsiaTheme="minorEastAsia" w:hAnsiTheme="minorHAnsi" w:cstheme="minorBidi"/>
          <w:smallCaps w:val="0"/>
          <w:noProof/>
          <w:color w:val="auto"/>
          <w:kern w:val="2"/>
          <w:sz w:val="24"/>
          <w:szCs w:val="24"/>
          <w:lang w:eastAsia="en-US"/>
          <w14:ligatures w14:val="standardContextual"/>
        </w:rPr>
      </w:pPr>
      <w:hyperlink w:anchor="_Toc202469101" w:history="1">
        <w:r w:rsidRPr="007C2E5F">
          <w:rPr>
            <w:rStyle w:val="Hyperlink"/>
            <w:rFonts w:ascii="Calibri" w:hAnsi="Calibri" w:cs="Calibri"/>
            <w:noProof/>
          </w:rPr>
          <w:t>5.2.</w:t>
        </w:r>
        <w:r>
          <w:rPr>
            <w:rFonts w:asciiTheme="minorHAnsi" w:eastAsiaTheme="minorEastAsia" w:hAnsiTheme="minorHAnsi" w:cstheme="minorBidi"/>
            <w:smallCaps w:val="0"/>
            <w:noProof/>
            <w:color w:val="auto"/>
            <w:kern w:val="2"/>
            <w:sz w:val="24"/>
            <w:szCs w:val="24"/>
            <w:lang w:eastAsia="en-US"/>
            <w14:ligatures w14:val="standardContextual"/>
          </w:rPr>
          <w:tab/>
        </w:r>
        <w:r w:rsidRPr="007C2E5F">
          <w:rPr>
            <w:rStyle w:val="Hyperlink"/>
            <w:rFonts w:ascii="Calibri" w:hAnsi="Calibri" w:cs="Calibri"/>
            <w:noProof/>
          </w:rPr>
          <w:t>Centralized Masters</w:t>
        </w:r>
        <w:r>
          <w:rPr>
            <w:noProof/>
            <w:webHidden/>
          </w:rPr>
          <w:tab/>
        </w:r>
        <w:r>
          <w:rPr>
            <w:noProof/>
            <w:webHidden/>
          </w:rPr>
          <w:fldChar w:fldCharType="begin"/>
        </w:r>
        <w:r>
          <w:rPr>
            <w:noProof/>
            <w:webHidden/>
          </w:rPr>
          <w:instrText xml:space="preserve"> PAGEREF _Toc202469101 \h </w:instrText>
        </w:r>
        <w:r>
          <w:rPr>
            <w:noProof/>
            <w:webHidden/>
          </w:rPr>
        </w:r>
        <w:r>
          <w:rPr>
            <w:noProof/>
            <w:webHidden/>
          </w:rPr>
          <w:fldChar w:fldCharType="separate"/>
        </w:r>
        <w:r>
          <w:rPr>
            <w:noProof/>
            <w:webHidden/>
          </w:rPr>
          <w:t>4</w:t>
        </w:r>
        <w:r>
          <w:rPr>
            <w:noProof/>
            <w:webHidden/>
          </w:rPr>
          <w:fldChar w:fldCharType="end"/>
        </w:r>
      </w:hyperlink>
    </w:p>
    <w:p w14:paraId="25E65058" w14:textId="74C11621" w:rsidR="00B25486" w:rsidRDefault="00B25486">
      <w:pPr>
        <w:pStyle w:val="TOC1"/>
        <w:tabs>
          <w:tab w:val="left" w:pos="960"/>
          <w:tab w:val="right" w:leader="dot" w:pos="9350"/>
        </w:tabs>
        <w:rPr>
          <w:rFonts w:asciiTheme="minorHAnsi" w:eastAsiaTheme="minorEastAsia" w:hAnsiTheme="minorHAnsi" w:cstheme="minorBidi"/>
          <w:smallCaps w:val="0"/>
          <w:noProof/>
          <w:color w:val="auto"/>
          <w:kern w:val="2"/>
          <w:sz w:val="24"/>
          <w:szCs w:val="24"/>
          <w:lang w:eastAsia="en-US"/>
          <w14:ligatures w14:val="standardContextual"/>
        </w:rPr>
      </w:pPr>
      <w:hyperlink w:anchor="_Toc202469102" w:history="1">
        <w:r w:rsidRPr="007C2E5F">
          <w:rPr>
            <w:rStyle w:val="Hyperlink"/>
            <w:rFonts w:ascii="Calibri" w:hAnsi="Calibri" w:cs="Calibri"/>
            <w:noProof/>
          </w:rPr>
          <w:t>5.2.1.</w:t>
        </w:r>
        <w:r>
          <w:rPr>
            <w:rFonts w:asciiTheme="minorHAnsi" w:eastAsiaTheme="minorEastAsia" w:hAnsiTheme="minorHAnsi" w:cstheme="minorBidi"/>
            <w:smallCaps w:val="0"/>
            <w:noProof/>
            <w:color w:val="auto"/>
            <w:kern w:val="2"/>
            <w:sz w:val="24"/>
            <w:szCs w:val="24"/>
            <w:lang w:eastAsia="en-US"/>
            <w14:ligatures w14:val="standardContextual"/>
          </w:rPr>
          <w:tab/>
        </w:r>
        <w:r w:rsidRPr="007C2E5F">
          <w:rPr>
            <w:rStyle w:val="Hyperlink"/>
            <w:rFonts w:ascii="Calibri" w:hAnsi="Calibri" w:cs="Calibri"/>
            <w:noProof/>
          </w:rPr>
          <w:t>Account Master:</w:t>
        </w:r>
        <w:r>
          <w:rPr>
            <w:noProof/>
            <w:webHidden/>
          </w:rPr>
          <w:tab/>
        </w:r>
        <w:r>
          <w:rPr>
            <w:noProof/>
            <w:webHidden/>
          </w:rPr>
          <w:fldChar w:fldCharType="begin"/>
        </w:r>
        <w:r>
          <w:rPr>
            <w:noProof/>
            <w:webHidden/>
          </w:rPr>
          <w:instrText xml:space="preserve"> PAGEREF _Toc202469102 \h </w:instrText>
        </w:r>
        <w:r>
          <w:rPr>
            <w:noProof/>
            <w:webHidden/>
          </w:rPr>
        </w:r>
        <w:r>
          <w:rPr>
            <w:noProof/>
            <w:webHidden/>
          </w:rPr>
          <w:fldChar w:fldCharType="separate"/>
        </w:r>
        <w:r>
          <w:rPr>
            <w:noProof/>
            <w:webHidden/>
          </w:rPr>
          <w:t>4</w:t>
        </w:r>
        <w:r>
          <w:rPr>
            <w:noProof/>
            <w:webHidden/>
          </w:rPr>
          <w:fldChar w:fldCharType="end"/>
        </w:r>
      </w:hyperlink>
    </w:p>
    <w:p w14:paraId="0FA51085" w14:textId="3A15FF50" w:rsidR="00B25486" w:rsidRDefault="00B25486">
      <w:pPr>
        <w:pStyle w:val="TOC1"/>
        <w:tabs>
          <w:tab w:val="left" w:pos="1200"/>
          <w:tab w:val="right" w:leader="dot" w:pos="9350"/>
        </w:tabs>
        <w:rPr>
          <w:rFonts w:asciiTheme="minorHAnsi" w:eastAsiaTheme="minorEastAsia" w:hAnsiTheme="minorHAnsi" w:cstheme="minorBidi"/>
          <w:smallCaps w:val="0"/>
          <w:noProof/>
          <w:color w:val="auto"/>
          <w:kern w:val="2"/>
          <w:sz w:val="24"/>
          <w:szCs w:val="24"/>
          <w:lang w:eastAsia="en-US"/>
          <w14:ligatures w14:val="standardContextual"/>
        </w:rPr>
      </w:pPr>
      <w:hyperlink w:anchor="_Toc202469103" w:history="1">
        <w:r w:rsidRPr="007C2E5F">
          <w:rPr>
            <w:rStyle w:val="Hyperlink"/>
            <w:rFonts w:ascii="Calibri" w:hAnsi="Calibri" w:cs="Calibri"/>
            <w:noProof/>
          </w:rPr>
          <w:t>5.2.1.1.</w:t>
        </w:r>
        <w:r>
          <w:rPr>
            <w:rFonts w:asciiTheme="minorHAnsi" w:eastAsiaTheme="minorEastAsia" w:hAnsiTheme="minorHAnsi" w:cstheme="minorBidi"/>
            <w:smallCaps w:val="0"/>
            <w:noProof/>
            <w:color w:val="auto"/>
            <w:kern w:val="2"/>
            <w:sz w:val="24"/>
            <w:szCs w:val="24"/>
            <w:lang w:eastAsia="en-US"/>
            <w14:ligatures w14:val="standardContextual"/>
          </w:rPr>
          <w:tab/>
        </w:r>
        <w:r w:rsidRPr="007C2E5F">
          <w:rPr>
            <w:rStyle w:val="Hyperlink"/>
            <w:rFonts w:ascii="Calibri" w:hAnsi="Calibri" w:cs="Calibri"/>
            <w:noProof/>
          </w:rPr>
          <w:t>Provide an interface for creation of Account master</w:t>
        </w:r>
        <w:r>
          <w:rPr>
            <w:noProof/>
            <w:webHidden/>
          </w:rPr>
          <w:tab/>
        </w:r>
        <w:r>
          <w:rPr>
            <w:noProof/>
            <w:webHidden/>
          </w:rPr>
          <w:fldChar w:fldCharType="begin"/>
        </w:r>
        <w:r>
          <w:rPr>
            <w:noProof/>
            <w:webHidden/>
          </w:rPr>
          <w:instrText xml:space="preserve"> PAGEREF _Toc202469103 \h </w:instrText>
        </w:r>
        <w:r>
          <w:rPr>
            <w:noProof/>
            <w:webHidden/>
          </w:rPr>
        </w:r>
        <w:r>
          <w:rPr>
            <w:noProof/>
            <w:webHidden/>
          </w:rPr>
          <w:fldChar w:fldCharType="separate"/>
        </w:r>
        <w:r>
          <w:rPr>
            <w:noProof/>
            <w:webHidden/>
          </w:rPr>
          <w:t>4</w:t>
        </w:r>
        <w:r>
          <w:rPr>
            <w:noProof/>
            <w:webHidden/>
          </w:rPr>
          <w:fldChar w:fldCharType="end"/>
        </w:r>
      </w:hyperlink>
    </w:p>
    <w:p w14:paraId="4A777BE8" w14:textId="39D8233E" w:rsidR="00B25486" w:rsidRDefault="00B25486">
      <w:pPr>
        <w:pStyle w:val="TOC1"/>
        <w:tabs>
          <w:tab w:val="left" w:pos="1200"/>
          <w:tab w:val="right" w:leader="dot" w:pos="9350"/>
        </w:tabs>
        <w:rPr>
          <w:rFonts w:asciiTheme="minorHAnsi" w:eastAsiaTheme="minorEastAsia" w:hAnsiTheme="minorHAnsi" w:cstheme="minorBidi"/>
          <w:smallCaps w:val="0"/>
          <w:noProof/>
          <w:color w:val="auto"/>
          <w:kern w:val="2"/>
          <w:sz w:val="24"/>
          <w:szCs w:val="24"/>
          <w:lang w:eastAsia="en-US"/>
          <w14:ligatures w14:val="standardContextual"/>
        </w:rPr>
      </w:pPr>
      <w:hyperlink w:anchor="_Toc202469104" w:history="1">
        <w:r w:rsidRPr="007C2E5F">
          <w:rPr>
            <w:rStyle w:val="Hyperlink"/>
            <w:rFonts w:ascii="Calibri" w:hAnsi="Calibri" w:cs="Calibri"/>
            <w:noProof/>
          </w:rPr>
          <w:t>5.2.1.2.</w:t>
        </w:r>
        <w:r>
          <w:rPr>
            <w:rFonts w:asciiTheme="minorHAnsi" w:eastAsiaTheme="minorEastAsia" w:hAnsiTheme="minorHAnsi" w:cstheme="minorBidi"/>
            <w:smallCaps w:val="0"/>
            <w:noProof/>
            <w:color w:val="auto"/>
            <w:kern w:val="2"/>
            <w:sz w:val="24"/>
            <w:szCs w:val="24"/>
            <w:lang w:eastAsia="en-US"/>
            <w14:ligatures w14:val="standardContextual"/>
          </w:rPr>
          <w:tab/>
        </w:r>
        <w:r w:rsidRPr="007C2E5F">
          <w:rPr>
            <w:rStyle w:val="Hyperlink"/>
            <w:rFonts w:ascii="Calibri" w:hAnsi="Calibri" w:cs="Calibri"/>
            <w:noProof/>
          </w:rPr>
          <w:t>There should be an integration between SonataOne and MetricsManagement System to create account from SonataOne</w:t>
        </w:r>
        <w:r>
          <w:rPr>
            <w:noProof/>
            <w:webHidden/>
          </w:rPr>
          <w:tab/>
        </w:r>
        <w:r>
          <w:rPr>
            <w:noProof/>
            <w:webHidden/>
          </w:rPr>
          <w:fldChar w:fldCharType="begin"/>
        </w:r>
        <w:r>
          <w:rPr>
            <w:noProof/>
            <w:webHidden/>
          </w:rPr>
          <w:instrText xml:space="preserve"> PAGEREF _Toc202469104 \h </w:instrText>
        </w:r>
        <w:r>
          <w:rPr>
            <w:noProof/>
            <w:webHidden/>
          </w:rPr>
        </w:r>
        <w:r>
          <w:rPr>
            <w:noProof/>
            <w:webHidden/>
          </w:rPr>
          <w:fldChar w:fldCharType="separate"/>
        </w:r>
        <w:r>
          <w:rPr>
            <w:noProof/>
            <w:webHidden/>
          </w:rPr>
          <w:t>4</w:t>
        </w:r>
        <w:r>
          <w:rPr>
            <w:noProof/>
            <w:webHidden/>
          </w:rPr>
          <w:fldChar w:fldCharType="end"/>
        </w:r>
      </w:hyperlink>
    </w:p>
    <w:p w14:paraId="64D958F5" w14:textId="51DDB4ED" w:rsidR="00B25486" w:rsidRDefault="00B25486">
      <w:pPr>
        <w:pStyle w:val="TOC1"/>
        <w:tabs>
          <w:tab w:val="left" w:pos="960"/>
          <w:tab w:val="right" w:leader="dot" w:pos="9350"/>
        </w:tabs>
        <w:rPr>
          <w:rFonts w:asciiTheme="minorHAnsi" w:eastAsiaTheme="minorEastAsia" w:hAnsiTheme="minorHAnsi" w:cstheme="minorBidi"/>
          <w:smallCaps w:val="0"/>
          <w:noProof/>
          <w:color w:val="auto"/>
          <w:kern w:val="2"/>
          <w:sz w:val="24"/>
          <w:szCs w:val="24"/>
          <w:lang w:eastAsia="en-US"/>
          <w14:ligatures w14:val="standardContextual"/>
        </w:rPr>
      </w:pPr>
      <w:hyperlink w:anchor="_Toc202469105" w:history="1">
        <w:r w:rsidRPr="007C2E5F">
          <w:rPr>
            <w:rStyle w:val="Hyperlink"/>
            <w:rFonts w:ascii="Calibri" w:hAnsi="Calibri" w:cs="Calibri"/>
            <w:noProof/>
          </w:rPr>
          <w:t>5.2.2.</w:t>
        </w:r>
        <w:r>
          <w:rPr>
            <w:rFonts w:asciiTheme="minorHAnsi" w:eastAsiaTheme="minorEastAsia" w:hAnsiTheme="minorHAnsi" w:cstheme="minorBidi"/>
            <w:smallCaps w:val="0"/>
            <w:noProof/>
            <w:color w:val="auto"/>
            <w:kern w:val="2"/>
            <w:sz w:val="24"/>
            <w:szCs w:val="24"/>
            <w:lang w:eastAsia="en-US"/>
            <w14:ligatures w14:val="standardContextual"/>
          </w:rPr>
          <w:tab/>
        </w:r>
        <w:r w:rsidRPr="007C2E5F">
          <w:rPr>
            <w:rStyle w:val="Hyperlink"/>
            <w:rFonts w:ascii="Calibri" w:hAnsi="Calibri" w:cs="Calibri"/>
            <w:noProof/>
          </w:rPr>
          <w:t>Project Master:</w:t>
        </w:r>
        <w:r>
          <w:rPr>
            <w:noProof/>
            <w:webHidden/>
          </w:rPr>
          <w:tab/>
        </w:r>
        <w:r>
          <w:rPr>
            <w:noProof/>
            <w:webHidden/>
          </w:rPr>
          <w:fldChar w:fldCharType="begin"/>
        </w:r>
        <w:r>
          <w:rPr>
            <w:noProof/>
            <w:webHidden/>
          </w:rPr>
          <w:instrText xml:space="preserve"> PAGEREF _Toc202469105 \h </w:instrText>
        </w:r>
        <w:r>
          <w:rPr>
            <w:noProof/>
            <w:webHidden/>
          </w:rPr>
        </w:r>
        <w:r>
          <w:rPr>
            <w:noProof/>
            <w:webHidden/>
          </w:rPr>
          <w:fldChar w:fldCharType="separate"/>
        </w:r>
        <w:r>
          <w:rPr>
            <w:noProof/>
            <w:webHidden/>
          </w:rPr>
          <w:t>4</w:t>
        </w:r>
        <w:r>
          <w:rPr>
            <w:noProof/>
            <w:webHidden/>
          </w:rPr>
          <w:fldChar w:fldCharType="end"/>
        </w:r>
      </w:hyperlink>
    </w:p>
    <w:p w14:paraId="01369B81" w14:textId="6C24D33C" w:rsidR="00B25486" w:rsidRDefault="00B25486">
      <w:pPr>
        <w:pStyle w:val="TOC1"/>
        <w:tabs>
          <w:tab w:val="left" w:pos="1200"/>
          <w:tab w:val="right" w:leader="dot" w:pos="9350"/>
        </w:tabs>
        <w:rPr>
          <w:rFonts w:asciiTheme="minorHAnsi" w:eastAsiaTheme="minorEastAsia" w:hAnsiTheme="minorHAnsi" w:cstheme="minorBidi"/>
          <w:smallCaps w:val="0"/>
          <w:noProof/>
          <w:color w:val="auto"/>
          <w:kern w:val="2"/>
          <w:sz w:val="24"/>
          <w:szCs w:val="24"/>
          <w:lang w:eastAsia="en-US"/>
          <w14:ligatures w14:val="standardContextual"/>
        </w:rPr>
      </w:pPr>
      <w:hyperlink w:anchor="_Toc202469106" w:history="1">
        <w:r w:rsidRPr="007C2E5F">
          <w:rPr>
            <w:rStyle w:val="Hyperlink"/>
            <w:rFonts w:ascii="Calibri" w:hAnsi="Calibri" w:cs="Calibri"/>
            <w:noProof/>
          </w:rPr>
          <w:t>5.2.2.1.</w:t>
        </w:r>
        <w:r>
          <w:rPr>
            <w:rFonts w:asciiTheme="minorHAnsi" w:eastAsiaTheme="minorEastAsia" w:hAnsiTheme="minorHAnsi" w:cstheme="minorBidi"/>
            <w:smallCaps w:val="0"/>
            <w:noProof/>
            <w:color w:val="auto"/>
            <w:kern w:val="2"/>
            <w:sz w:val="24"/>
            <w:szCs w:val="24"/>
            <w:lang w:eastAsia="en-US"/>
            <w14:ligatures w14:val="standardContextual"/>
          </w:rPr>
          <w:tab/>
        </w:r>
        <w:r w:rsidRPr="007C2E5F">
          <w:rPr>
            <w:rStyle w:val="Hyperlink"/>
            <w:rFonts w:ascii="Calibri" w:hAnsi="Calibri" w:cs="Calibri"/>
            <w:noProof/>
          </w:rPr>
          <w:t>Project master to be created as soon the project is initiated in SonataOne.</w:t>
        </w:r>
        <w:r>
          <w:rPr>
            <w:noProof/>
            <w:webHidden/>
          </w:rPr>
          <w:tab/>
        </w:r>
        <w:r>
          <w:rPr>
            <w:noProof/>
            <w:webHidden/>
          </w:rPr>
          <w:fldChar w:fldCharType="begin"/>
        </w:r>
        <w:r>
          <w:rPr>
            <w:noProof/>
            <w:webHidden/>
          </w:rPr>
          <w:instrText xml:space="preserve"> PAGEREF _Toc202469106 \h </w:instrText>
        </w:r>
        <w:r>
          <w:rPr>
            <w:noProof/>
            <w:webHidden/>
          </w:rPr>
        </w:r>
        <w:r>
          <w:rPr>
            <w:noProof/>
            <w:webHidden/>
          </w:rPr>
          <w:fldChar w:fldCharType="separate"/>
        </w:r>
        <w:r>
          <w:rPr>
            <w:noProof/>
            <w:webHidden/>
          </w:rPr>
          <w:t>4</w:t>
        </w:r>
        <w:r>
          <w:rPr>
            <w:noProof/>
            <w:webHidden/>
          </w:rPr>
          <w:fldChar w:fldCharType="end"/>
        </w:r>
      </w:hyperlink>
    </w:p>
    <w:p w14:paraId="26F857F1" w14:textId="38ABA290" w:rsidR="00B25486" w:rsidRDefault="00B25486">
      <w:pPr>
        <w:pStyle w:val="TOC1"/>
        <w:tabs>
          <w:tab w:val="left" w:pos="1200"/>
          <w:tab w:val="right" w:leader="dot" w:pos="9350"/>
        </w:tabs>
        <w:rPr>
          <w:rFonts w:asciiTheme="minorHAnsi" w:eastAsiaTheme="minorEastAsia" w:hAnsiTheme="minorHAnsi" w:cstheme="minorBidi"/>
          <w:smallCaps w:val="0"/>
          <w:noProof/>
          <w:color w:val="auto"/>
          <w:kern w:val="2"/>
          <w:sz w:val="24"/>
          <w:szCs w:val="24"/>
          <w:lang w:eastAsia="en-US"/>
          <w14:ligatures w14:val="standardContextual"/>
        </w:rPr>
      </w:pPr>
      <w:hyperlink w:anchor="_Toc202469107" w:history="1">
        <w:r w:rsidRPr="007C2E5F">
          <w:rPr>
            <w:rStyle w:val="Hyperlink"/>
            <w:rFonts w:ascii="Calibri" w:hAnsi="Calibri" w:cs="Calibri"/>
            <w:noProof/>
          </w:rPr>
          <w:t>5.2.2.2.</w:t>
        </w:r>
        <w:r>
          <w:rPr>
            <w:rFonts w:asciiTheme="minorHAnsi" w:eastAsiaTheme="minorEastAsia" w:hAnsiTheme="minorHAnsi" w:cstheme="minorBidi"/>
            <w:smallCaps w:val="0"/>
            <w:noProof/>
            <w:color w:val="auto"/>
            <w:kern w:val="2"/>
            <w:sz w:val="24"/>
            <w:szCs w:val="24"/>
            <w:lang w:eastAsia="en-US"/>
            <w14:ligatures w14:val="standardContextual"/>
          </w:rPr>
          <w:tab/>
        </w:r>
        <w:r w:rsidRPr="007C2E5F">
          <w:rPr>
            <w:rStyle w:val="Hyperlink"/>
            <w:rFonts w:ascii="Calibri" w:hAnsi="Calibri" w:cs="Calibri"/>
            <w:noProof/>
          </w:rPr>
          <w:t>There should be an integration between SonataOne and MetricsManagement System to create project from SonataOne</w:t>
        </w:r>
        <w:r>
          <w:rPr>
            <w:noProof/>
            <w:webHidden/>
          </w:rPr>
          <w:tab/>
        </w:r>
        <w:r>
          <w:rPr>
            <w:noProof/>
            <w:webHidden/>
          </w:rPr>
          <w:fldChar w:fldCharType="begin"/>
        </w:r>
        <w:r>
          <w:rPr>
            <w:noProof/>
            <w:webHidden/>
          </w:rPr>
          <w:instrText xml:space="preserve"> PAGEREF _Toc202469107 \h </w:instrText>
        </w:r>
        <w:r>
          <w:rPr>
            <w:noProof/>
            <w:webHidden/>
          </w:rPr>
        </w:r>
        <w:r>
          <w:rPr>
            <w:noProof/>
            <w:webHidden/>
          </w:rPr>
          <w:fldChar w:fldCharType="separate"/>
        </w:r>
        <w:r>
          <w:rPr>
            <w:noProof/>
            <w:webHidden/>
          </w:rPr>
          <w:t>4</w:t>
        </w:r>
        <w:r>
          <w:rPr>
            <w:noProof/>
            <w:webHidden/>
          </w:rPr>
          <w:fldChar w:fldCharType="end"/>
        </w:r>
      </w:hyperlink>
    </w:p>
    <w:p w14:paraId="2052753F" w14:textId="23F1CC9D" w:rsidR="00B25486" w:rsidRDefault="00B25486">
      <w:pPr>
        <w:pStyle w:val="TOC1"/>
        <w:tabs>
          <w:tab w:val="left" w:pos="1200"/>
          <w:tab w:val="right" w:leader="dot" w:pos="9350"/>
        </w:tabs>
        <w:rPr>
          <w:rFonts w:asciiTheme="minorHAnsi" w:eastAsiaTheme="minorEastAsia" w:hAnsiTheme="minorHAnsi" w:cstheme="minorBidi"/>
          <w:smallCaps w:val="0"/>
          <w:noProof/>
          <w:color w:val="auto"/>
          <w:kern w:val="2"/>
          <w:sz w:val="24"/>
          <w:szCs w:val="24"/>
          <w:lang w:eastAsia="en-US"/>
          <w14:ligatures w14:val="standardContextual"/>
        </w:rPr>
      </w:pPr>
      <w:hyperlink w:anchor="_Toc202469108" w:history="1">
        <w:r w:rsidRPr="007C2E5F">
          <w:rPr>
            <w:rStyle w:val="Hyperlink"/>
            <w:rFonts w:ascii="Calibri" w:hAnsi="Calibri" w:cs="Calibri"/>
            <w:noProof/>
          </w:rPr>
          <w:t>5.2.2.3.</w:t>
        </w:r>
        <w:r>
          <w:rPr>
            <w:rFonts w:asciiTheme="minorHAnsi" w:eastAsiaTheme="minorEastAsia" w:hAnsiTheme="minorHAnsi" w:cstheme="minorBidi"/>
            <w:smallCaps w:val="0"/>
            <w:noProof/>
            <w:color w:val="auto"/>
            <w:kern w:val="2"/>
            <w:sz w:val="24"/>
            <w:szCs w:val="24"/>
            <w:lang w:eastAsia="en-US"/>
            <w14:ligatures w14:val="standardContextual"/>
          </w:rPr>
          <w:tab/>
        </w:r>
        <w:r w:rsidRPr="007C2E5F">
          <w:rPr>
            <w:rStyle w:val="Hyperlink"/>
            <w:rFonts w:ascii="Calibri" w:hAnsi="Calibri" w:cs="Calibri"/>
            <w:noProof/>
          </w:rPr>
          <w:t>Project metrics reporting frequency to be defined (Weekly / Fortnightly / Monthly).</w:t>
        </w:r>
        <w:r>
          <w:rPr>
            <w:noProof/>
            <w:webHidden/>
          </w:rPr>
          <w:tab/>
        </w:r>
        <w:r>
          <w:rPr>
            <w:noProof/>
            <w:webHidden/>
          </w:rPr>
          <w:fldChar w:fldCharType="begin"/>
        </w:r>
        <w:r>
          <w:rPr>
            <w:noProof/>
            <w:webHidden/>
          </w:rPr>
          <w:instrText xml:space="preserve"> PAGEREF _Toc202469108 \h </w:instrText>
        </w:r>
        <w:r>
          <w:rPr>
            <w:noProof/>
            <w:webHidden/>
          </w:rPr>
        </w:r>
        <w:r>
          <w:rPr>
            <w:noProof/>
            <w:webHidden/>
          </w:rPr>
          <w:fldChar w:fldCharType="separate"/>
        </w:r>
        <w:r>
          <w:rPr>
            <w:noProof/>
            <w:webHidden/>
          </w:rPr>
          <w:t>4</w:t>
        </w:r>
        <w:r>
          <w:rPr>
            <w:noProof/>
            <w:webHidden/>
          </w:rPr>
          <w:fldChar w:fldCharType="end"/>
        </w:r>
      </w:hyperlink>
    </w:p>
    <w:p w14:paraId="1668B5D0" w14:textId="49A54264" w:rsidR="00B25486" w:rsidRDefault="00B25486">
      <w:pPr>
        <w:pStyle w:val="TOC1"/>
        <w:tabs>
          <w:tab w:val="left" w:pos="960"/>
          <w:tab w:val="right" w:leader="dot" w:pos="9350"/>
        </w:tabs>
        <w:rPr>
          <w:rFonts w:asciiTheme="minorHAnsi" w:eastAsiaTheme="minorEastAsia" w:hAnsiTheme="minorHAnsi" w:cstheme="minorBidi"/>
          <w:smallCaps w:val="0"/>
          <w:noProof/>
          <w:color w:val="auto"/>
          <w:kern w:val="2"/>
          <w:sz w:val="24"/>
          <w:szCs w:val="24"/>
          <w:lang w:eastAsia="en-US"/>
          <w14:ligatures w14:val="standardContextual"/>
        </w:rPr>
      </w:pPr>
      <w:hyperlink w:anchor="_Toc202469109" w:history="1">
        <w:r w:rsidRPr="007C2E5F">
          <w:rPr>
            <w:rStyle w:val="Hyperlink"/>
            <w:rFonts w:ascii="Calibri" w:hAnsi="Calibri" w:cs="Calibri"/>
            <w:noProof/>
          </w:rPr>
          <w:t>5.2.3.</w:t>
        </w:r>
        <w:r>
          <w:rPr>
            <w:rFonts w:asciiTheme="minorHAnsi" w:eastAsiaTheme="minorEastAsia" w:hAnsiTheme="minorHAnsi" w:cstheme="minorBidi"/>
            <w:smallCaps w:val="0"/>
            <w:noProof/>
            <w:color w:val="auto"/>
            <w:kern w:val="2"/>
            <w:sz w:val="24"/>
            <w:szCs w:val="24"/>
            <w:lang w:eastAsia="en-US"/>
            <w14:ligatures w14:val="standardContextual"/>
          </w:rPr>
          <w:tab/>
        </w:r>
        <w:r w:rsidRPr="007C2E5F">
          <w:rPr>
            <w:rStyle w:val="Hyperlink"/>
            <w:rFonts w:ascii="Calibri" w:hAnsi="Calibri" w:cs="Calibri"/>
            <w:noProof/>
          </w:rPr>
          <w:t>Project phases:</w:t>
        </w:r>
        <w:r>
          <w:rPr>
            <w:noProof/>
            <w:webHidden/>
          </w:rPr>
          <w:tab/>
        </w:r>
        <w:r>
          <w:rPr>
            <w:noProof/>
            <w:webHidden/>
          </w:rPr>
          <w:fldChar w:fldCharType="begin"/>
        </w:r>
        <w:r>
          <w:rPr>
            <w:noProof/>
            <w:webHidden/>
          </w:rPr>
          <w:instrText xml:space="preserve"> PAGEREF _Toc202469109 \h </w:instrText>
        </w:r>
        <w:r>
          <w:rPr>
            <w:noProof/>
            <w:webHidden/>
          </w:rPr>
        </w:r>
        <w:r>
          <w:rPr>
            <w:noProof/>
            <w:webHidden/>
          </w:rPr>
          <w:fldChar w:fldCharType="separate"/>
        </w:r>
        <w:r>
          <w:rPr>
            <w:noProof/>
            <w:webHidden/>
          </w:rPr>
          <w:t>4</w:t>
        </w:r>
        <w:r>
          <w:rPr>
            <w:noProof/>
            <w:webHidden/>
          </w:rPr>
          <w:fldChar w:fldCharType="end"/>
        </w:r>
      </w:hyperlink>
    </w:p>
    <w:p w14:paraId="4A13A612" w14:textId="26554B7B" w:rsidR="00B25486" w:rsidRDefault="00B25486">
      <w:pPr>
        <w:pStyle w:val="TOC1"/>
        <w:tabs>
          <w:tab w:val="left" w:pos="1200"/>
          <w:tab w:val="right" w:leader="dot" w:pos="9350"/>
        </w:tabs>
        <w:rPr>
          <w:rFonts w:asciiTheme="minorHAnsi" w:eastAsiaTheme="minorEastAsia" w:hAnsiTheme="minorHAnsi" w:cstheme="minorBidi"/>
          <w:smallCaps w:val="0"/>
          <w:noProof/>
          <w:color w:val="auto"/>
          <w:kern w:val="2"/>
          <w:sz w:val="24"/>
          <w:szCs w:val="24"/>
          <w:lang w:eastAsia="en-US"/>
          <w14:ligatures w14:val="standardContextual"/>
        </w:rPr>
      </w:pPr>
      <w:hyperlink w:anchor="_Toc202469110" w:history="1">
        <w:r w:rsidRPr="007C2E5F">
          <w:rPr>
            <w:rStyle w:val="Hyperlink"/>
            <w:rFonts w:ascii="Calibri" w:hAnsi="Calibri" w:cs="Calibri"/>
            <w:noProof/>
          </w:rPr>
          <w:t>5.2.3.1.</w:t>
        </w:r>
        <w:r>
          <w:rPr>
            <w:rFonts w:asciiTheme="minorHAnsi" w:eastAsiaTheme="minorEastAsia" w:hAnsiTheme="minorHAnsi" w:cstheme="minorBidi"/>
            <w:smallCaps w:val="0"/>
            <w:noProof/>
            <w:color w:val="auto"/>
            <w:kern w:val="2"/>
            <w:sz w:val="24"/>
            <w:szCs w:val="24"/>
            <w:lang w:eastAsia="en-US"/>
            <w14:ligatures w14:val="standardContextual"/>
          </w:rPr>
          <w:tab/>
        </w:r>
        <w:r w:rsidRPr="007C2E5F">
          <w:rPr>
            <w:rStyle w:val="Hyperlink"/>
            <w:rFonts w:ascii="Calibri" w:hAnsi="Calibri" w:cs="Calibri"/>
            <w:noProof/>
          </w:rPr>
          <w:t>User should be able to define and maintain project phases (Phase, Phase name, Planned start date, Planned end date, Actual Start date, Actual End date and status)</w:t>
        </w:r>
        <w:r>
          <w:rPr>
            <w:noProof/>
            <w:webHidden/>
          </w:rPr>
          <w:tab/>
        </w:r>
        <w:r>
          <w:rPr>
            <w:noProof/>
            <w:webHidden/>
          </w:rPr>
          <w:fldChar w:fldCharType="begin"/>
        </w:r>
        <w:r>
          <w:rPr>
            <w:noProof/>
            <w:webHidden/>
          </w:rPr>
          <w:instrText xml:space="preserve"> PAGEREF _Toc202469110 \h </w:instrText>
        </w:r>
        <w:r>
          <w:rPr>
            <w:noProof/>
            <w:webHidden/>
          </w:rPr>
        </w:r>
        <w:r>
          <w:rPr>
            <w:noProof/>
            <w:webHidden/>
          </w:rPr>
          <w:fldChar w:fldCharType="separate"/>
        </w:r>
        <w:r>
          <w:rPr>
            <w:noProof/>
            <w:webHidden/>
          </w:rPr>
          <w:t>4</w:t>
        </w:r>
        <w:r>
          <w:rPr>
            <w:noProof/>
            <w:webHidden/>
          </w:rPr>
          <w:fldChar w:fldCharType="end"/>
        </w:r>
      </w:hyperlink>
    </w:p>
    <w:p w14:paraId="6ED6D6E4" w14:textId="1B354E86" w:rsidR="00B25486" w:rsidRDefault="00B25486">
      <w:pPr>
        <w:pStyle w:val="TOC1"/>
        <w:tabs>
          <w:tab w:val="left" w:pos="960"/>
          <w:tab w:val="right" w:leader="dot" w:pos="9350"/>
        </w:tabs>
        <w:rPr>
          <w:rFonts w:asciiTheme="minorHAnsi" w:eastAsiaTheme="minorEastAsia" w:hAnsiTheme="minorHAnsi" w:cstheme="minorBidi"/>
          <w:smallCaps w:val="0"/>
          <w:noProof/>
          <w:color w:val="auto"/>
          <w:kern w:val="2"/>
          <w:sz w:val="24"/>
          <w:szCs w:val="24"/>
          <w:lang w:eastAsia="en-US"/>
          <w14:ligatures w14:val="standardContextual"/>
        </w:rPr>
      </w:pPr>
      <w:hyperlink w:anchor="_Toc202469111" w:history="1">
        <w:r w:rsidRPr="007C2E5F">
          <w:rPr>
            <w:rStyle w:val="Hyperlink"/>
            <w:rFonts w:ascii="Calibri" w:hAnsi="Calibri" w:cs="Calibri"/>
            <w:noProof/>
          </w:rPr>
          <w:t>5.2.4.</w:t>
        </w:r>
        <w:r>
          <w:rPr>
            <w:rFonts w:asciiTheme="minorHAnsi" w:eastAsiaTheme="minorEastAsia" w:hAnsiTheme="minorHAnsi" w:cstheme="minorBidi"/>
            <w:smallCaps w:val="0"/>
            <w:noProof/>
            <w:color w:val="auto"/>
            <w:kern w:val="2"/>
            <w:sz w:val="24"/>
            <w:szCs w:val="24"/>
            <w:lang w:eastAsia="en-US"/>
            <w14:ligatures w14:val="standardContextual"/>
          </w:rPr>
          <w:tab/>
        </w:r>
        <w:r w:rsidRPr="007C2E5F">
          <w:rPr>
            <w:rStyle w:val="Hyperlink"/>
            <w:rFonts w:ascii="Calibri" w:hAnsi="Calibri" w:cs="Calibri"/>
            <w:noProof/>
          </w:rPr>
          <w:t>Other Masters</w:t>
        </w:r>
        <w:r>
          <w:rPr>
            <w:noProof/>
            <w:webHidden/>
          </w:rPr>
          <w:tab/>
        </w:r>
        <w:r>
          <w:rPr>
            <w:noProof/>
            <w:webHidden/>
          </w:rPr>
          <w:fldChar w:fldCharType="begin"/>
        </w:r>
        <w:r>
          <w:rPr>
            <w:noProof/>
            <w:webHidden/>
          </w:rPr>
          <w:instrText xml:space="preserve"> PAGEREF _Toc202469111 \h </w:instrText>
        </w:r>
        <w:r>
          <w:rPr>
            <w:noProof/>
            <w:webHidden/>
          </w:rPr>
        </w:r>
        <w:r>
          <w:rPr>
            <w:noProof/>
            <w:webHidden/>
          </w:rPr>
          <w:fldChar w:fldCharType="separate"/>
        </w:r>
        <w:r>
          <w:rPr>
            <w:noProof/>
            <w:webHidden/>
          </w:rPr>
          <w:t>4</w:t>
        </w:r>
        <w:r>
          <w:rPr>
            <w:noProof/>
            <w:webHidden/>
          </w:rPr>
          <w:fldChar w:fldCharType="end"/>
        </w:r>
      </w:hyperlink>
    </w:p>
    <w:p w14:paraId="42FEE2F6" w14:textId="41B3614F" w:rsidR="00B25486" w:rsidRDefault="00B25486">
      <w:pPr>
        <w:pStyle w:val="TOC1"/>
        <w:tabs>
          <w:tab w:val="left" w:pos="720"/>
          <w:tab w:val="right" w:leader="dot" w:pos="9350"/>
        </w:tabs>
        <w:rPr>
          <w:rFonts w:asciiTheme="minorHAnsi" w:eastAsiaTheme="minorEastAsia" w:hAnsiTheme="minorHAnsi" w:cstheme="minorBidi"/>
          <w:smallCaps w:val="0"/>
          <w:noProof/>
          <w:color w:val="auto"/>
          <w:kern w:val="2"/>
          <w:sz w:val="24"/>
          <w:szCs w:val="24"/>
          <w:lang w:eastAsia="en-US"/>
          <w14:ligatures w14:val="standardContextual"/>
        </w:rPr>
      </w:pPr>
      <w:hyperlink w:anchor="_Toc202469112" w:history="1">
        <w:r w:rsidRPr="007C2E5F">
          <w:rPr>
            <w:rStyle w:val="Hyperlink"/>
            <w:rFonts w:ascii="Calibri" w:hAnsi="Calibri" w:cs="Calibri"/>
            <w:noProof/>
          </w:rPr>
          <w:t>5.3.</w:t>
        </w:r>
        <w:r>
          <w:rPr>
            <w:rFonts w:asciiTheme="minorHAnsi" w:eastAsiaTheme="minorEastAsia" w:hAnsiTheme="minorHAnsi" w:cstheme="minorBidi"/>
            <w:smallCaps w:val="0"/>
            <w:noProof/>
            <w:color w:val="auto"/>
            <w:kern w:val="2"/>
            <w:sz w:val="24"/>
            <w:szCs w:val="24"/>
            <w:lang w:eastAsia="en-US"/>
            <w14:ligatures w14:val="standardContextual"/>
          </w:rPr>
          <w:tab/>
        </w:r>
        <w:r w:rsidRPr="007C2E5F">
          <w:rPr>
            <w:rStyle w:val="Hyperlink"/>
            <w:rFonts w:ascii="Calibri" w:hAnsi="Calibri" w:cs="Calibri"/>
            <w:noProof/>
          </w:rPr>
          <w:t>Definition of Metrics/KPI’s:</w:t>
        </w:r>
        <w:r>
          <w:rPr>
            <w:noProof/>
            <w:webHidden/>
          </w:rPr>
          <w:tab/>
        </w:r>
        <w:r>
          <w:rPr>
            <w:noProof/>
            <w:webHidden/>
          </w:rPr>
          <w:fldChar w:fldCharType="begin"/>
        </w:r>
        <w:r>
          <w:rPr>
            <w:noProof/>
            <w:webHidden/>
          </w:rPr>
          <w:instrText xml:space="preserve"> PAGEREF _Toc202469112 \h </w:instrText>
        </w:r>
        <w:r>
          <w:rPr>
            <w:noProof/>
            <w:webHidden/>
          </w:rPr>
        </w:r>
        <w:r>
          <w:rPr>
            <w:noProof/>
            <w:webHidden/>
          </w:rPr>
          <w:fldChar w:fldCharType="separate"/>
        </w:r>
        <w:r>
          <w:rPr>
            <w:noProof/>
            <w:webHidden/>
          </w:rPr>
          <w:t>4</w:t>
        </w:r>
        <w:r>
          <w:rPr>
            <w:noProof/>
            <w:webHidden/>
          </w:rPr>
          <w:fldChar w:fldCharType="end"/>
        </w:r>
      </w:hyperlink>
    </w:p>
    <w:p w14:paraId="4755D434" w14:textId="00FB3551" w:rsidR="00B25486" w:rsidRDefault="00B25486">
      <w:pPr>
        <w:pStyle w:val="TOC1"/>
        <w:tabs>
          <w:tab w:val="left" w:pos="960"/>
          <w:tab w:val="right" w:leader="dot" w:pos="9350"/>
        </w:tabs>
        <w:rPr>
          <w:rFonts w:asciiTheme="minorHAnsi" w:eastAsiaTheme="minorEastAsia" w:hAnsiTheme="minorHAnsi" w:cstheme="minorBidi"/>
          <w:smallCaps w:val="0"/>
          <w:noProof/>
          <w:color w:val="auto"/>
          <w:kern w:val="2"/>
          <w:sz w:val="24"/>
          <w:szCs w:val="24"/>
          <w:lang w:eastAsia="en-US"/>
          <w14:ligatures w14:val="standardContextual"/>
        </w:rPr>
      </w:pPr>
      <w:hyperlink w:anchor="_Toc202469113" w:history="1">
        <w:r w:rsidRPr="007C2E5F">
          <w:rPr>
            <w:rStyle w:val="Hyperlink"/>
            <w:rFonts w:ascii="Calibri" w:hAnsi="Calibri" w:cs="Calibri"/>
            <w:noProof/>
          </w:rPr>
          <w:t>5.3.1.</w:t>
        </w:r>
        <w:r>
          <w:rPr>
            <w:rFonts w:asciiTheme="minorHAnsi" w:eastAsiaTheme="minorEastAsia" w:hAnsiTheme="minorHAnsi" w:cstheme="minorBidi"/>
            <w:smallCaps w:val="0"/>
            <w:noProof/>
            <w:color w:val="auto"/>
            <w:kern w:val="2"/>
            <w:sz w:val="24"/>
            <w:szCs w:val="24"/>
            <w:lang w:eastAsia="en-US"/>
            <w14:ligatures w14:val="standardContextual"/>
          </w:rPr>
          <w:tab/>
        </w:r>
        <w:r w:rsidRPr="007C2E5F">
          <w:rPr>
            <w:rStyle w:val="Hyperlink"/>
            <w:rFonts w:ascii="Calibri" w:hAnsi="Calibri" w:cs="Calibri"/>
            <w:noProof/>
          </w:rPr>
          <w:t>Organizational Level Metrics</w:t>
        </w:r>
        <w:r>
          <w:rPr>
            <w:noProof/>
            <w:webHidden/>
          </w:rPr>
          <w:tab/>
        </w:r>
        <w:r>
          <w:rPr>
            <w:noProof/>
            <w:webHidden/>
          </w:rPr>
          <w:fldChar w:fldCharType="begin"/>
        </w:r>
        <w:r>
          <w:rPr>
            <w:noProof/>
            <w:webHidden/>
          </w:rPr>
          <w:instrText xml:space="preserve"> PAGEREF _Toc202469113 \h </w:instrText>
        </w:r>
        <w:r>
          <w:rPr>
            <w:noProof/>
            <w:webHidden/>
          </w:rPr>
        </w:r>
        <w:r>
          <w:rPr>
            <w:noProof/>
            <w:webHidden/>
          </w:rPr>
          <w:fldChar w:fldCharType="separate"/>
        </w:r>
        <w:r>
          <w:rPr>
            <w:noProof/>
            <w:webHidden/>
          </w:rPr>
          <w:t>5</w:t>
        </w:r>
        <w:r>
          <w:rPr>
            <w:noProof/>
            <w:webHidden/>
          </w:rPr>
          <w:fldChar w:fldCharType="end"/>
        </w:r>
      </w:hyperlink>
    </w:p>
    <w:p w14:paraId="42BAAAC1" w14:textId="69D824C5" w:rsidR="00B25486" w:rsidRDefault="00B25486">
      <w:pPr>
        <w:pStyle w:val="TOC1"/>
        <w:tabs>
          <w:tab w:val="left" w:pos="1200"/>
          <w:tab w:val="right" w:leader="dot" w:pos="9350"/>
        </w:tabs>
        <w:rPr>
          <w:rFonts w:asciiTheme="minorHAnsi" w:eastAsiaTheme="minorEastAsia" w:hAnsiTheme="minorHAnsi" w:cstheme="minorBidi"/>
          <w:smallCaps w:val="0"/>
          <w:noProof/>
          <w:color w:val="auto"/>
          <w:kern w:val="2"/>
          <w:sz w:val="24"/>
          <w:szCs w:val="24"/>
          <w:lang w:eastAsia="en-US"/>
          <w14:ligatures w14:val="standardContextual"/>
        </w:rPr>
      </w:pPr>
      <w:hyperlink w:anchor="_Toc202469114" w:history="1">
        <w:r w:rsidRPr="007C2E5F">
          <w:rPr>
            <w:rStyle w:val="Hyperlink"/>
            <w:rFonts w:ascii="Calibri" w:hAnsi="Calibri" w:cs="Calibri"/>
            <w:noProof/>
          </w:rPr>
          <w:t>5.3.1.1.</w:t>
        </w:r>
        <w:r>
          <w:rPr>
            <w:rFonts w:asciiTheme="minorHAnsi" w:eastAsiaTheme="minorEastAsia" w:hAnsiTheme="minorHAnsi" w:cstheme="minorBidi"/>
            <w:smallCaps w:val="0"/>
            <w:noProof/>
            <w:color w:val="auto"/>
            <w:kern w:val="2"/>
            <w:sz w:val="24"/>
            <w:szCs w:val="24"/>
            <w:lang w:eastAsia="en-US"/>
            <w14:ligatures w14:val="standardContextual"/>
          </w:rPr>
          <w:tab/>
        </w:r>
        <w:r w:rsidRPr="007C2E5F">
          <w:rPr>
            <w:rStyle w:val="Hyperlink"/>
            <w:rFonts w:ascii="Calibri" w:hAnsi="Calibri" w:cs="Calibri"/>
            <w:noProof/>
          </w:rPr>
          <w:t>Admin User should be able to define and maintain organizational  level standard metrics based on the Project Type, Process Model and Project Category</w:t>
        </w:r>
        <w:r>
          <w:rPr>
            <w:noProof/>
            <w:webHidden/>
          </w:rPr>
          <w:tab/>
        </w:r>
        <w:r>
          <w:rPr>
            <w:noProof/>
            <w:webHidden/>
          </w:rPr>
          <w:fldChar w:fldCharType="begin"/>
        </w:r>
        <w:r>
          <w:rPr>
            <w:noProof/>
            <w:webHidden/>
          </w:rPr>
          <w:instrText xml:space="preserve"> PAGEREF _Toc202469114 \h </w:instrText>
        </w:r>
        <w:r>
          <w:rPr>
            <w:noProof/>
            <w:webHidden/>
          </w:rPr>
        </w:r>
        <w:r>
          <w:rPr>
            <w:noProof/>
            <w:webHidden/>
          </w:rPr>
          <w:fldChar w:fldCharType="separate"/>
        </w:r>
        <w:r>
          <w:rPr>
            <w:noProof/>
            <w:webHidden/>
          </w:rPr>
          <w:t>5</w:t>
        </w:r>
        <w:r>
          <w:rPr>
            <w:noProof/>
            <w:webHidden/>
          </w:rPr>
          <w:fldChar w:fldCharType="end"/>
        </w:r>
      </w:hyperlink>
    </w:p>
    <w:p w14:paraId="0E357C1E" w14:textId="4F7E1073" w:rsidR="00B25486" w:rsidRDefault="00B25486">
      <w:pPr>
        <w:pStyle w:val="TOC1"/>
        <w:tabs>
          <w:tab w:val="left" w:pos="1200"/>
          <w:tab w:val="right" w:leader="dot" w:pos="9350"/>
        </w:tabs>
        <w:rPr>
          <w:rFonts w:asciiTheme="minorHAnsi" w:eastAsiaTheme="minorEastAsia" w:hAnsiTheme="minorHAnsi" w:cstheme="minorBidi"/>
          <w:smallCaps w:val="0"/>
          <w:noProof/>
          <w:color w:val="auto"/>
          <w:kern w:val="2"/>
          <w:sz w:val="24"/>
          <w:szCs w:val="24"/>
          <w:lang w:eastAsia="en-US"/>
          <w14:ligatures w14:val="standardContextual"/>
        </w:rPr>
      </w:pPr>
      <w:hyperlink w:anchor="_Toc202469115" w:history="1">
        <w:r w:rsidRPr="007C2E5F">
          <w:rPr>
            <w:rStyle w:val="Hyperlink"/>
            <w:rFonts w:ascii="Calibri" w:hAnsi="Calibri" w:cs="Calibri"/>
            <w:noProof/>
          </w:rPr>
          <w:t>5.3.1.2.</w:t>
        </w:r>
        <w:r>
          <w:rPr>
            <w:rFonts w:asciiTheme="minorHAnsi" w:eastAsiaTheme="minorEastAsia" w:hAnsiTheme="minorHAnsi" w:cstheme="minorBidi"/>
            <w:smallCaps w:val="0"/>
            <w:noProof/>
            <w:color w:val="auto"/>
            <w:kern w:val="2"/>
            <w:sz w:val="24"/>
            <w:szCs w:val="24"/>
            <w:lang w:eastAsia="en-US"/>
            <w14:ligatures w14:val="standardContextual"/>
          </w:rPr>
          <w:tab/>
        </w:r>
        <w:r w:rsidRPr="007C2E5F">
          <w:rPr>
            <w:rStyle w:val="Hyperlink"/>
            <w:rFonts w:ascii="Calibri" w:hAnsi="Calibri" w:cs="Calibri"/>
            <w:noProof/>
          </w:rPr>
          <w:t>Admin User should be able to set the parameters for the metrics.  Refer the  MetricsManagementSystem_Requirements.xlsx file for the fields required</w:t>
        </w:r>
        <w:r>
          <w:rPr>
            <w:noProof/>
            <w:webHidden/>
          </w:rPr>
          <w:tab/>
        </w:r>
        <w:r>
          <w:rPr>
            <w:noProof/>
            <w:webHidden/>
          </w:rPr>
          <w:fldChar w:fldCharType="begin"/>
        </w:r>
        <w:r>
          <w:rPr>
            <w:noProof/>
            <w:webHidden/>
          </w:rPr>
          <w:instrText xml:space="preserve"> PAGEREF _Toc202469115 \h </w:instrText>
        </w:r>
        <w:r>
          <w:rPr>
            <w:noProof/>
            <w:webHidden/>
          </w:rPr>
        </w:r>
        <w:r>
          <w:rPr>
            <w:noProof/>
            <w:webHidden/>
          </w:rPr>
          <w:fldChar w:fldCharType="separate"/>
        </w:r>
        <w:r>
          <w:rPr>
            <w:noProof/>
            <w:webHidden/>
          </w:rPr>
          <w:t>5</w:t>
        </w:r>
        <w:r>
          <w:rPr>
            <w:noProof/>
            <w:webHidden/>
          </w:rPr>
          <w:fldChar w:fldCharType="end"/>
        </w:r>
      </w:hyperlink>
    </w:p>
    <w:p w14:paraId="34E741BF" w14:textId="585C6BAC" w:rsidR="00B25486" w:rsidRDefault="00B25486">
      <w:pPr>
        <w:pStyle w:val="TOC1"/>
        <w:tabs>
          <w:tab w:val="left" w:pos="1200"/>
          <w:tab w:val="right" w:leader="dot" w:pos="9350"/>
        </w:tabs>
        <w:rPr>
          <w:rFonts w:asciiTheme="minorHAnsi" w:eastAsiaTheme="minorEastAsia" w:hAnsiTheme="minorHAnsi" w:cstheme="minorBidi"/>
          <w:smallCaps w:val="0"/>
          <w:noProof/>
          <w:color w:val="auto"/>
          <w:kern w:val="2"/>
          <w:sz w:val="24"/>
          <w:szCs w:val="24"/>
          <w:lang w:eastAsia="en-US"/>
          <w14:ligatures w14:val="standardContextual"/>
        </w:rPr>
      </w:pPr>
      <w:hyperlink w:anchor="_Toc202469116" w:history="1">
        <w:r w:rsidRPr="007C2E5F">
          <w:rPr>
            <w:rStyle w:val="Hyperlink"/>
            <w:rFonts w:ascii="Calibri" w:hAnsi="Calibri" w:cs="Calibri"/>
            <w:noProof/>
          </w:rPr>
          <w:t>5.3.1.3.</w:t>
        </w:r>
        <w:r>
          <w:rPr>
            <w:rFonts w:asciiTheme="minorHAnsi" w:eastAsiaTheme="minorEastAsia" w:hAnsiTheme="minorHAnsi" w:cstheme="minorBidi"/>
            <w:smallCaps w:val="0"/>
            <w:noProof/>
            <w:color w:val="auto"/>
            <w:kern w:val="2"/>
            <w:sz w:val="24"/>
            <w:szCs w:val="24"/>
            <w:lang w:eastAsia="en-US"/>
            <w14:ligatures w14:val="standardContextual"/>
          </w:rPr>
          <w:tab/>
        </w:r>
        <w:r w:rsidRPr="007C2E5F">
          <w:rPr>
            <w:rStyle w:val="Hyperlink"/>
            <w:rFonts w:ascii="Calibri" w:hAnsi="Calibri" w:cs="Calibri"/>
            <w:noProof/>
          </w:rPr>
          <w:t>Admin User should not be able to delete the metrics at organization level, if it is used at project level</w:t>
        </w:r>
        <w:r>
          <w:rPr>
            <w:noProof/>
            <w:webHidden/>
          </w:rPr>
          <w:tab/>
        </w:r>
        <w:r>
          <w:rPr>
            <w:noProof/>
            <w:webHidden/>
          </w:rPr>
          <w:fldChar w:fldCharType="begin"/>
        </w:r>
        <w:r>
          <w:rPr>
            <w:noProof/>
            <w:webHidden/>
          </w:rPr>
          <w:instrText xml:space="preserve"> PAGEREF _Toc202469116 \h </w:instrText>
        </w:r>
        <w:r>
          <w:rPr>
            <w:noProof/>
            <w:webHidden/>
          </w:rPr>
        </w:r>
        <w:r>
          <w:rPr>
            <w:noProof/>
            <w:webHidden/>
          </w:rPr>
          <w:fldChar w:fldCharType="separate"/>
        </w:r>
        <w:r>
          <w:rPr>
            <w:noProof/>
            <w:webHidden/>
          </w:rPr>
          <w:t>5</w:t>
        </w:r>
        <w:r>
          <w:rPr>
            <w:noProof/>
            <w:webHidden/>
          </w:rPr>
          <w:fldChar w:fldCharType="end"/>
        </w:r>
      </w:hyperlink>
    </w:p>
    <w:p w14:paraId="26D214BB" w14:textId="265ECE95" w:rsidR="00B25486" w:rsidRDefault="00B25486">
      <w:pPr>
        <w:pStyle w:val="TOC1"/>
        <w:tabs>
          <w:tab w:val="left" w:pos="960"/>
          <w:tab w:val="right" w:leader="dot" w:pos="9350"/>
        </w:tabs>
        <w:rPr>
          <w:rFonts w:asciiTheme="minorHAnsi" w:eastAsiaTheme="minorEastAsia" w:hAnsiTheme="minorHAnsi" w:cstheme="minorBidi"/>
          <w:smallCaps w:val="0"/>
          <w:noProof/>
          <w:color w:val="auto"/>
          <w:kern w:val="2"/>
          <w:sz w:val="24"/>
          <w:szCs w:val="24"/>
          <w:lang w:eastAsia="en-US"/>
          <w14:ligatures w14:val="standardContextual"/>
        </w:rPr>
      </w:pPr>
      <w:hyperlink w:anchor="_Toc202469117" w:history="1">
        <w:r w:rsidRPr="007C2E5F">
          <w:rPr>
            <w:rStyle w:val="Hyperlink"/>
            <w:rFonts w:ascii="Calibri" w:hAnsi="Calibri" w:cs="Calibri"/>
            <w:noProof/>
          </w:rPr>
          <w:t>5.3.2.</w:t>
        </w:r>
        <w:r>
          <w:rPr>
            <w:rFonts w:asciiTheme="minorHAnsi" w:eastAsiaTheme="minorEastAsia" w:hAnsiTheme="minorHAnsi" w:cstheme="minorBidi"/>
            <w:smallCaps w:val="0"/>
            <w:noProof/>
            <w:color w:val="auto"/>
            <w:kern w:val="2"/>
            <w:sz w:val="24"/>
            <w:szCs w:val="24"/>
            <w:lang w:eastAsia="en-US"/>
            <w14:ligatures w14:val="standardContextual"/>
          </w:rPr>
          <w:tab/>
        </w:r>
        <w:r w:rsidRPr="007C2E5F">
          <w:rPr>
            <w:rStyle w:val="Hyperlink"/>
            <w:rFonts w:ascii="Calibri" w:hAnsi="Calibri" w:cs="Calibri"/>
            <w:noProof/>
          </w:rPr>
          <w:t>Project Metrics</w:t>
        </w:r>
        <w:r>
          <w:rPr>
            <w:noProof/>
            <w:webHidden/>
          </w:rPr>
          <w:tab/>
        </w:r>
        <w:r>
          <w:rPr>
            <w:noProof/>
            <w:webHidden/>
          </w:rPr>
          <w:fldChar w:fldCharType="begin"/>
        </w:r>
        <w:r>
          <w:rPr>
            <w:noProof/>
            <w:webHidden/>
          </w:rPr>
          <w:instrText xml:space="preserve"> PAGEREF _Toc202469117 \h </w:instrText>
        </w:r>
        <w:r>
          <w:rPr>
            <w:noProof/>
            <w:webHidden/>
          </w:rPr>
        </w:r>
        <w:r>
          <w:rPr>
            <w:noProof/>
            <w:webHidden/>
          </w:rPr>
          <w:fldChar w:fldCharType="separate"/>
        </w:r>
        <w:r>
          <w:rPr>
            <w:noProof/>
            <w:webHidden/>
          </w:rPr>
          <w:t>5</w:t>
        </w:r>
        <w:r>
          <w:rPr>
            <w:noProof/>
            <w:webHidden/>
          </w:rPr>
          <w:fldChar w:fldCharType="end"/>
        </w:r>
      </w:hyperlink>
    </w:p>
    <w:p w14:paraId="64720354" w14:textId="7D6432D6" w:rsidR="00B25486" w:rsidRDefault="00B25486">
      <w:pPr>
        <w:pStyle w:val="TOC1"/>
        <w:tabs>
          <w:tab w:val="left" w:pos="1200"/>
          <w:tab w:val="right" w:leader="dot" w:pos="9350"/>
        </w:tabs>
        <w:rPr>
          <w:rFonts w:asciiTheme="minorHAnsi" w:eastAsiaTheme="minorEastAsia" w:hAnsiTheme="minorHAnsi" w:cstheme="minorBidi"/>
          <w:smallCaps w:val="0"/>
          <w:noProof/>
          <w:color w:val="auto"/>
          <w:kern w:val="2"/>
          <w:sz w:val="24"/>
          <w:szCs w:val="24"/>
          <w:lang w:eastAsia="en-US"/>
          <w14:ligatures w14:val="standardContextual"/>
        </w:rPr>
      </w:pPr>
      <w:hyperlink w:anchor="_Toc202469118" w:history="1">
        <w:r w:rsidRPr="007C2E5F">
          <w:rPr>
            <w:rStyle w:val="Hyperlink"/>
            <w:rFonts w:ascii="Calibri" w:hAnsi="Calibri" w:cs="Calibri"/>
            <w:noProof/>
          </w:rPr>
          <w:t>5.3.2.1.</w:t>
        </w:r>
        <w:r>
          <w:rPr>
            <w:rFonts w:asciiTheme="minorHAnsi" w:eastAsiaTheme="minorEastAsia" w:hAnsiTheme="minorHAnsi" w:cstheme="minorBidi"/>
            <w:smallCaps w:val="0"/>
            <w:noProof/>
            <w:color w:val="auto"/>
            <w:kern w:val="2"/>
            <w:sz w:val="24"/>
            <w:szCs w:val="24"/>
            <w:lang w:eastAsia="en-US"/>
            <w14:ligatures w14:val="standardContextual"/>
          </w:rPr>
          <w:tab/>
        </w:r>
        <w:r w:rsidRPr="007C2E5F">
          <w:rPr>
            <w:rStyle w:val="Hyperlink"/>
            <w:rFonts w:ascii="Calibri" w:hAnsi="Calibri" w:cs="Calibri"/>
            <w:noProof/>
          </w:rPr>
          <w:t>Project Manager should be able to define project specific metrics based on organization metrics.  Parameters related to project specific metrics are defined in MetricsManagementSystem_Requirements.xlsx</w:t>
        </w:r>
        <w:r>
          <w:rPr>
            <w:noProof/>
            <w:webHidden/>
          </w:rPr>
          <w:tab/>
        </w:r>
        <w:r>
          <w:rPr>
            <w:noProof/>
            <w:webHidden/>
          </w:rPr>
          <w:fldChar w:fldCharType="begin"/>
        </w:r>
        <w:r>
          <w:rPr>
            <w:noProof/>
            <w:webHidden/>
          </w:rPr>
          <w:instrText xml:space="preserve"> PAGEREF _Toc202469118 \h </w:instrText>
        </w:r>
        <w:r>
          <w:rPr>
            <w:noProof/>
            <w:webHidden/>
          </w:rPr>
        </w:r>
        <w:r>
          <w:rPr>
            <w:noProof/>
            <w:webHidden/>
          </w:rPr>
          <w:fldChar w:fldCharType="separate"/>
        </w:r>
        <w:r>
          <w:rPr>
            <w:noProof/>
            <w:webHidden/>
          </w:rPr>
          <w:t>5</w:t>
        </w:r>
        <w:r>
          <w:rPr>
            <w:noProof/>
            <w:webHidden/>
          </w:rPr>
          <w:fldChar w:fldCharType="end"/>
        </w:r>
      </w:hyperlink>
    </w:p>
    <w:p w14:paraId="04F68C9B" w14:textId="63895D3B" w:rsidR="00B25486" w:rsidRDefault="00B25486">
      <w:pPr>
        <w:pStyle w:val="TOC1"/>
        <w:tabs>
          <w:tab w:val="left" w:pos="1200"/>
          <w:tab w:val="right" w:leader="dot" w:pos="9350"/>
        </w:tabs>
        <w:rPr>
          <w:rFonts w:asciiTheme="minorHAnsi" w:eastAsiaTheme="minorEastAsia" w:hAnsiTheme="minorHAnsi" w:cstheme="minorBidi"/>
          <w:smallCaps w:val="0"/>
          <w:noProof/>
          <w:color w:val="auto"/>
          <w:kern w:val="2"/>
          <w:sz w:val="24"/>
          <w:szCs w:val="24"/>
          <w:lang w:eastAsia="en-US"/>
          <w14:ligatures w14:val="standardContextual"/>
        </w:rPr>
      </w:pPr>
      <w:hyperlink w:anchor="_Toc202469119" w:history="1">
        <w:r w:rsidRPr="007C2E5F">
          <w:rPr>
            <w:rStyle w:val="Hyperlink"/>
            <w:rFonts w:ascii="Calibri" w:hAnsi="Calibri" w:cs="Calibri"/>
            <w:noProof/>
          </w:rPr>
          <w:t>5.3.2.2.</w:t>
        </w:r>
        <w:r>
          <w:rPr>
            <w:rFonts w:asciiTheme="minorHAnsi" w:eastAsiaTheme="minorEastAsia" w:hAnsiTheme="minorHAnsi" w:cstheme="minorBidi"/>
            <w:smallCaps w:val="0"/>
            <w:noProof/>
            <w:color w:val="auto"/>
            <w:kern w:val="2"/>
            <w:sz w:val="24"/>
            <w:szCs w:val="24"/>
            <w:lang w:eastAsia="en-US"/>
            <w14:ligatures w14:val="standardContextual"/>
          </w:rPr>
          <w:tab/>
        </w:r>
        <w:r w:rsidRPr="007C2E5F">
          <w:rPr>
            <w:rStyle w:val="Hyperlink"/>
            <w:rFonts w:ascii="Calibri" w:hAnsi="Calibri" w:cs="Calibri"/>
            <w:noProof/>
          </w:rPr>
          <w:t>Parameter values will be set based on the organization metrics and the same can be overridden at project level</w:t>
        </w:r>
        <w:r>
          <w:rPr>
            <w:noProof/>
            <w:webHidden/>
          </w:rPr>
          <w:tab/>
        </w:r>
        <w:r>
          <w:rPr>
            <w:noProof/>
            <w:webHidden/>
          </w:rPr>
          <w:fldChar w:fldCharType="begin"/>
        </w:r>
        <w:r>
          <w:rPr>
            <w:noProof/>
            <w:webHidden/>
          </w:rPr>
          <w:instrText xml:space="preserve"> PAGEREF _Toc202469119 \h </w:instrText>
        </w:r>
        <w:r>
          <w:rPr>
            <w:noProof/>
            <w:webHidden/>
          </w:rPr>
        </w:r>
        <w:r>
          <w:rPr>
            <w:noProof/>
            <w:webHidden/>
          </w:rPr>
          <w:fldChar w:fldCharType="separate"/>
        </w:r>
        <w:r>
          <w:rPr>
            <w:noProof/>
            <w:webHidden/>
          </w:rPr>
          <w:t>5</w:t>
        </w:r>
        <w:r>
          <w:rPr>
            <w:noProof/>
            <w:webHidden/>
          </w:rPr>
          <w:fldChar w:fldCharType="end"/>
        </w:r>
      </w:hyperlink>
    </w:p>
    <w:p w14:paraId="017CB6AF" w14:textId="21175AB2" w:rsidR="00B25486" w:rsidRDefault="00B25486">
      <w:pPr>
        <w:pStyle w:val="TOC1"/>
        <w:tabs>
          <w:tab w:val="left" w:pos="1200"/>
          <w:tab w:val="right" w:leader="dot" w:pos="9350"/>
        </w:tabs>
        <w:rPr>
          <w:rFonts w:asciiTheme="minorHAnsi" w:eastAsiaTheme="minorEastAsia" w:hAnsiTheme="minorHAnsi" w:cstheme="minorBidi"/>
          <w:smallCaps w:val="0"/>
          <w:noProof/>
          <w:color w:val="auto"/>
          <w:kern w:val="2"/>
          <w:sz w:val="24"/>
          <w:szCs w:val="24"/>
          <w:lang w:eastAsia="en-US"/>
          <w14:ligatures w14:val="standardContextual"/>
        </w:rPr>
      </w:pPr>
      <w:hyperlink w:anchor="_Toc202469120" w:history="1">
        <w:r w:rsidRPr="007C2E5F">
          <w:rPr>
            <w:rStyle w:val="Hyperlink"/>
            <w:rFonts w:ascii="Calibri" w:hAnsi="Calibri" w:cs="Calibri"/>
            <w:noProof/>
          </w:rPr>
          <w:t>5.3.2.3.</w:t>
        </w:r>
        <w:r>
          <w:rPr>
            <w:rFonts w:asciiTheme="minorHAnsi" w:eastAsiaTheme="minorEastAsia" w:hAnsiTheme="minorHAnsi" w:cstheme="minorBidi"/>
            <w:smallCaps w:val="0"/>
            <w:noProof/>
            <w:color w:val="auto"/>
            <w:kern w:val="2"/>
            <w:sz w:val="24"/>
            <w:szCs w:val="24"/>
            <w:lang w:eastAsia="en-US"/>
            <w14:ligatures w14:val="standardContextual"/>
          </w:rPr>
          <w:tab/>
        </w:r>
        <w:r w:rsidRPr="007C2E5F">
          <w:rPr>
            <w:rStyle w:val="Hyperlink"/>
            <w:rFonts w:ascii="Calibri" w:hAnsi="Calibri" w:cs="Calibri"/>
            <w:noProof/>
          </w:rPr>
          <w:t>System should ensure that project metrics should have minimum number of metrics that needs to be defined for each metrics category</w:t>
        </w:r>
        <w:r>
          <w:rPr>
            <w:noProof/>
            <w:webHidden/>
          </w:rPr>
          <w:tab/>
        </w:r>
        <w:r>
          <w:rPr>
            <w:noProof/>
            <w:webHidden/>
          </w:rPr>
          <w:fldChar w:fldCharType="begin"/>
        </w:r>
        <w:r>
          <w:rPr>
            <w:noProof/>
            <w:webHidden/>
          </w:rPr>
          <w:instrText xml:space="preserve"> PAGEREF _Toc202469120 \h </w:instrText>
        </w:r>
        <w:r>
          <w:rPr>
            <w:noProof/>
            <w:webHidden/>
          </w:rPr>
        </w:r>
        <w:r>
          <w:rPr>
            <w:noProof/>
            <w:webHidden/>
          </w:rPr>
          <w:fldChar w:fldCharType="separate"/>
        </w:r>
        <w:r>
          <w:rPr>
            <w:noProof/>
            <w:webHidden/>
          </w:rPr>
          <w:t>5</w:t>
        </w:r>
        <w:r>
          <w:rPr>
            <w:noProof/>
            <w:webHidden/>
          </w:rPr>
          <w:fldChar w:fldCharType="end"/>
        </w:r>
      </w:hyperlink>
    </w:p>
    <w:p w14:paraId="2878F6AC" w14:textId="2FE35B31" w:rsidR="00B25486" w:rsidRDefault="00B25486">
      <w:pPr>
        <w:pStyle w:val="TOC1"/>
        <w:tabs>
          <w:tab w:val="left" w:pos="1200"/>
          <w:tab w:val="right" w:leader="dot" w:pos="9350"/>
        </w:tabs>
        <w:rPr>
          <w:rFonts w:asciiTheme="minorHAnsi" w:eastAsiaTheme="minorEastAsia" w:hAnsiTheme="minorHAnsi" w:cstheme="minorBidi"/>
          <w:smallCaps w:val="0"/>
          <w:noProof/>
          <w:color w:val="auto"/>
          <w:kern w:val="2"/>
          <w:sz w:val="24"/>
          <w:szCs w:val="24"/>
          <w:lang w:eastAsia="en-US"/>
          <w14:ligatures w14:val="standardContextual"/>
        </w:rPr>
      </w:pPr>
      <w:hyperlink w:anchor="_Toc202469121" w:history="1">
        <w:r w:rsidRPr="007C2E5F">
          <w:rPr>
            <w:rStyle w:val="Hyperlink"/>
            <w:rFonts w:ascii="Calibri" w:hAnsi="Calibri" w:cs="Calibri"/>
            <w:noProof/>
          </w:rPr>
          <w:t>5.3.2.4.</w:t>
        </w:r>
        <w:r>
          <w:rPr>
            <w:rFonts w:asciiTheme="minorHAnsi" w:eastAsiaTheme="minorEastAsia" w:hAnsiTheme="minorHAnsi" w:cstheme="minorBidi"/>
            <w:smallCaps w:val="0"/>
            <w:noProof/>
            <w:color w:val="auto"/>
            <w:kern w:val="2"/>
            <w:sz w:val="24"/>
            <w:szCs w:val="24"/>
            <w:lang w:eastAsia="en-US"/>
            <w14:ligatures w14:val="standardContextual"/>
          </w:rPr>
          <w:tab/>
        </w:r>
        <w:r w:rsidRPr="007C2E5F">
          <w:rPr>
            <w:rStyle w:val="Hyperlink"/>
            <w:rFonts w:ascii="Calibri" w:hAnsi="Calibri" w:cs="Calibri"/>
            <w:noProof/>
          </w:rPr>
          <w:t>User should not be able to delete the metrics at project level, if the data for the metrics already submitted</w:t>
        </w:r>
        <w:r>
          <w:rPr>
            <w:noProof/>
            <w:webHidden/>
          </w:rPr>
          <w:tab/>
        </w:r>
        <w:r>
          <w:rPr>
            <w:noProof/>
            <w:webHidden/>
          </w:rPr>
          <w:fldChar w:fldCharType="begin"/>
        </w:r>
        <w:r>
          <w:rPr>
            <w:noProof/>
            <w:webHidden/>
          </w:rPr>
          <w:instrText xml:space="preserve"> PAGEREF _Toc202469121 \h </w:instrText>
        </w:r>
        <w:r>
          <w:rPr>
            <w:noProof/>
            <w:webHidden/>
          </w:rPr>
        </w:r>
        <w:r>
          <w:rPr>
            <w:noProof/>
            <w:webHidden/>
          </w:rPr>
          <w:fldChar w:fldCharType="separate"/>
        </w:r>
        <w:r>
          <w:rPr>
            <w:noProof/>
            <w:webHidden/>
          </w:rPr>
          <w:t>5</w:t>
        </w:r>
        <w:r>
          <w:rPr>
            <w:noProof/>
            <w:webHidden/>
          </w:rPr>
          <w:fldChar w:fldCharType="end"/>
        </w:r>
      </w:hyperlink>
    </w:p>
    <w:p w14:paraId="439BE693" w14:textId="45D22F06" w:rsidR="00B25486" w:rsidRDefault="00B25486">
      <w:pPr>
        <w:pStyle w:val="TOC1"/>
        <w:tabs>
          <w:tab w:val="left" w:pos="1200"/>
          <w:tab w:val="right" w:leader="dot" w:pos="9350"/>
        </w:tabs>
        <w:rPr>
          <w:rFonts w:asciiTheme="minorHAnsi" w:eastAsiaTheme="minorEastAsia" w:hAnsiTheme="minorHAnsi" w:cstheme="minorBidi"/>
          <w:smallCaps w:val="0"/>
          <w:noProof/>
          <w:color w:val="auto"/>
          <w:kern w:val="2"/>
          <w:sz w:val="24"/>
          <w:szCs w:val="24"/>
          <w:lang w:eastAsia="en-US"/>
          <w14:ligatures w14:val="standardContextual"/>
        </w:rPr>
      </w:pPr>
      <w:hyperlink w:anchor="_Toc202469122" w:history="1">
        <w:r w:rsidRPr="007C2E5F">
          <w:rPr>
            <w:rStyle w:val="Hyperlink"/>
            <w:rFonts w:ascii="Calibri" w:hAnsi="Calibri" w:cs="Calibri"/>
            <w:noProof/>
          </w:rPr>
          <w:t>5.3.2.5.</w:t>
        </w:r>
        <w:r>
          <w:rPr>
            <w:rFonts w:asciiTheme="minorHAnsi" w:eastAsiaTheme="minorEastAsia" w:hAnsiTheme="minorHAnsi" w:cstheme="minorBidi"/>
            <w:smallCaps w:val="0"/>
            <w:noProof/>
            <w:color w:val="auto"/>
            <w:kern w:val="2"/>
            <w:sz w:val="24"/>
            <w:szCs w:val="24"/>
            <w:lang w:eastAsia="en-US"/>
            <w14:ligatures w14:val="standardContextual"/>
          </w:rPr>
          <w:tab/>
        </w:r>
        <w:r w:rsidRPr="007C2E5F">
          <w:rPr>
            <w:rStyle w:val="Hyperlink"/>
            <w:rFonts w:ascii="Calibri" w:hAnsi="Calibri" w:cs="Calibri"/>
            <w:noProof/>
          </w:rPr>
          <w:t>There should be a review and approval process by DM and CST for project metrics defined by the project manager.</w:t>
        </w:r>
        <w:r>
          <w:rPr>
            <w:noProof/>
            <w:webHidden/>
          </w:rPr>
          <w:tab/>
        </w:r>
        <w:r>
          <w:rPr>
            <w:noProof/>
            <w:webHidden/>
          </w:rPr>
          <w:fldChar w:fldCharType="begin"/>
        </w:r>
        <w:r>
          <w:rPr>
            <w:noProof/>
            <w:webHidden/>
          </w:rPr>
          <w:instrText xml:space="preserve"> PAGEREF _Toc202469122 \h </w:instrText>
        </w:r>
        <w:r>
          <w:rPr>
            <w:noProof/>
            <w:webHidden/>
          </w:rPr>
        </w:r>
        <w:r>
          <w:rPr>
            <w:noProof/>
            <w:webHidden/>
          </w:rPr>
          <w:fldChar w:fldCharType="separate"/>
        </w:r>
        <w:r>
          <w:rPr>
            <w:noProof/>
            <w:webHidden/>
          </w:rPr>
          <w:t>5</w:t>
        </w:r>
        <w:r>
          <w:rPr>
            <w:noProof/>
            <w:webHidden/>
          </w:rPr>
          <w:fldChar w:fldCharType="end"/>
        </w:r>
      </w:hyperlink>
    </w:p>
    <w:p w14:paraId="4EE95C52" w14:textId="07776D50" w:rsidR="00B25486" w:rsidRDefault="00B25486">
      <w:pPr>
        <w:pStyle w:val="TOC1"/>
        <w:tabs>
          <w:tab w:val="left" w:pos="720"/>
          <w:tab w:val="right" w:leader="dot" w:pos="9350"/>
        </w:tabs>
        <w:rPr>
          <w:rFonts w:asciiTheme="minorHAnsi" w:eastAsiaTheme="minorEastAsia" w:hAnsiTheme="minorHAnsi" w:cstheme="minorBidi"/>
          <w:smallCaps w:val="0"/>
          <w:noProof/>
          <w:color w:val="auto"/>
          <w:kern w:val="2"/>
          <w:sz w:val="24"/>
          <w:szCs w:val="24"/>
          <w:lang w:eastAsia="en-US"/>
          <w14:ligatures w14:val="standardContextual"/>
        </w:rPr>
      </w:pPr>
      <w:hyperlink w:anchor="_Toc202469123" w:history="1">
        <w:r w:rsidRPr="007C2E5F">
          <w:rPr>
            <w:rStyle w:val="Hyperlink"/>
            <w:rFonts w:ascii="Calibri" w:hAnsi="Calibri" w:cs="Calibri"/>
            <w:noProof/>
          </w:rPr>
          <w:t>5.4.</w:t>
        </w:r>
        <w:r>
          <w:rPr>
            <w:rFonts w:asciiTheme="minorHAnsi" w:eastAsiaTheme="minorEastAsia" w:hAnsiTheme="minorHAnsi" w:cstheme="minorBidi"/>
            <w:smallCaps w:val="0"/>
            <w:noProof/>
            <w:color w:val="auto"/>
            <w:kern w:val="2"/>
            <w:sz w:val="24"/>
            <w:szCs w:val="24"/>
            <w:lang w:eastAsia="en-US"/>
            <w14:ligatures w14:val="standardContextual"/>
          </w:rPr>
          <w:tab/>
        </w:r>
        <w:r w:rsidRPr="007C2E5F">
          <w:rPr>
            <w:rStyle w:val="Hyperlink"/>
            <w:rFonts w:ascii="Calibri" w:hAnsi="Calibri" w:cs="Calibri"/>
            <w:noProof/>
          </w:rPr>
          <w:t>Metrics data collection</w:t>
        </w:r>
        <w:r>
          <w:rPr>
            <w:noProof/>
            <w:webHidden/>
          </w:rPr>
          <w:tab/>
        </w:r>
        <w:r>
          <w:rPr>
            <w:noProof/>
            <w:webHidden/>
          </w:rPr>
          <w:fldChar w:fldCharType="begin"/>
        </w:r>
        <w:r>
          <w:rPr>
            <w:noProof/>
            <w:webHidden/>
          </w:rPr>
          <w:instrText xml:space="preserve"> PAGEREF _Toc202469123 \h </w:instrText>
        </w:r>
        <w:r>
          <w:rPr>
            <w:noProof/>
            <w:webHidden/>
          </w:rPr>
        </w:r>
        <w:r>
          <w:rPr>
            <w:noProof/>
            <w:webHidden/>
          </w:rPr>
          <w:fldChar w:fldCharType="separate"/>
        </w:r>
        <w:r>
          <w:rPr>
            <w:noProof/>
            <w:webHidden/>
          </w:rPr>
          <w:t>6</w:t>
        </w:r>
        <w:r>
          <w:rPr>
            <w:noProof/>
            <w:webHidden/>
          </w:rPr>
          <w:fldChar w:fldCharType="end"/>
        </w:r>
      </w:hyperlink>
    </w:p>
    <w:p w14:paraId="69879FE3" w14:textId="7A17D20D" w:rsidR="00B25486" w:rsidRDefault="00B25486">
      <w:pPr>
        <w:pStyle w:val="TOC1"/>
        <w:tabs>
          <w:tab w:val="left" w:pos="960"/>
          <w:tab w:val="right" w:leader="dot" w:pos="9350"/>
        </w:tabs>
        <w:rPr>
          <w:rFonts w:asciiTheme="minorHAnsi" w:eastAsiaTheme="minorEastAsia" w:hAnsiTheme="minorHAnsi" w:cstheme="minorBidi"/>
          <w:smallCaps w:val="0"/>
          <w:noProof/>
          <w:color w:val="auto"/>
          <w:kern w:val="2"/>
          <w:sz w:val="24"/>
          <w:szCs w:val="24"/>
          <w:lang w:eastAsia="en-US"/>
          <w14:ligatures w14:val="standardContextual"/>
        </w:rPr>
      </w:pPr>
      <w:hyperlink w:anchor="_Toc202469124" w:history="1">
        <w:r w:rsidRPr="007C2E5F">
          <w:rPr>
            <w:rStyle w:val="Hyperlink"/>
            <w:rFonts w:ascii="Calibri" w:hAnsi="Calibri" w:cs="Calibri"/>
            <w:noProof/>
          </w:rPr>
          <w:t>5.4.1.</w:t>
        </w:r>
        <w:r>
          <w:rPr>
            <w:rFonts w:asciiTheme="minorHAnsi" w:eastAsiaTheme="minorEastAsia" w:hAnsiTheme="minorHAnsi" w:cstheme="minorBidi"/>
            <w:smallCaps w:val="0"/>
            <w:noProof/>
            <w:color w:val="auto"/>
            <w:kern w:val="2"/>
            <w:sz w:val="24"/>
            <w:szCs w:val="24"/>
            <w:lang w:eastAsia="en-US"/>
            <w14:ligatures w14:val="standardContextual"/>
          </w:rPr>
          <w:tab/>
        </w:r>
        <w:r w:rsidRPr="007C2E5F">
          <w:rPr>
            <w:rStyle w:val="Hyperlink"/>
            <w:rFonts w:ascii="Calibri" w:hAnsi="Calibri" w:cs="Calibri"/>
            <w:noProof/>
          </w:rPr>
          <w:t>Data</w:t>
        </w:r>
        <w:r w:rsidRPr="007C2E5F">
          <w:rPr>
            <w:rStyle w:val="Hyperlink"/>
            <w:rFonts w:ascii="Calibri" w:eastAsia="Calibri" w:hAnsi="Calibri" w:cs="Calibri"/>
            <w:noProof/>
          </w:rPr>
          <w:t xml:space="preserve"> </w:t>
        </w:r>
        <w:r w:rsidRPr="007C2E5F">
          <w:rPr>
            <w:rStyle w:val="Hyperlink"/>
            <w:rFonts w:ascii="Calibri" w:hAnsi="Calibri" w:cs="Calibri"/>
            <w:noProof/>
          </w:rPr>
          <w:t>Collection and Metrics Computation</w:t>
        </w:r>
        <w:r w:rsidRPr="007C2E5F">
          <w:rPr>
            <w:rStyle w:val="Hyperlink"/>
            <w:rFonts w:ascii="Calibri" w:eastAsia="Calibri" w:hAnsi="Calibri" w:cs="Calibri"/>
            <w:noProof/>
          </w:rPr>
          <w:t xml:space="preserve"> in App</w:t>
        </w:r>
        <w:r>
          <w:rPr>
            <w:noProof/>
            <w:webHidden/>
          </w:rPr>
          <w:tab/>
        </w:r>
        <w:r>
          <w:rPr>
            <w:noProof/>
            <w:webHidden/>
          </w:rPr>
          <w:fldChar w:fldCharType="begin"/>
        </w:r>
        <w:r>
          <w:rPr>
            <w:noProof/>
            <w:webHidden/>
          </w:rPr>
          <w:instrText xml:space="preserve"> PAGEREF _Toc202469124 \h </w:instrText>
        </w:r>
        <w:r>
          <w:rPr>
            <w:noProof/>
            <w:webHidden/>
          </w:rPr>
        </w:r>
        <w:r>
          <w:rPr>
            <w:noProof/>
            <w:webHidden/>
          </w:rPr>
          <w:fldChar w:fldCharType="separate"/>
        </w:r>
        <w:r>
          <w:rPr>
            <w:noProof/>
            <w:webHidden/>
          </w:rPr>
          <w:t>6</w:t>
        </w:r>
        <w:r>
          <w:rPr>
            <w:noProof/>
            <w:webHidden/>
          </w:rPr>
          <w:fldChar w:fldCharType="end"/>
        </w:r>
      </w:hyperlink>
    </w:p>
    <w:p w14:paraId="130DA919" w14:textId="44E6E8D9" w:rsidR="00B25486" w:rsidRDefault="00B25486">
      <w:pPr>
        <w:pStyle w:val="TOC1"/>
        <w:tabs>
          <w:tab w:val="left" w:pos="1200"/>
          <w:tab w:val="right" w:leader="dot" w:pos="9350"/>
        </w:tabs>
        <w:rPr>
          <w:rFonts w:asciiTheme="minorHAnsi" w:eastAsiaTheme="minorEastAsia" w:hAnsiTheme="minorHAnsi" w:cstheme="minorBidi"/>
          <w:smallCaps w:val="0"/>
          <w:noProof/>
          <w:color w:val="auto"/>
          <w:kern w:val="2"/>
          <w:sz w:val="24"/>
          <w:szCs w:val="24"/>
          <w:lang w:eastAsia="en-US"/>
          <w14:ligatures w14:val="standardContextual"/>
        </w:rPr>
      </w:pPr>
      <w:hyperlink w:anchor="_Toc202469125" w:history="1">
        <w:r w:rsidRPr="007C2E5F">
          <w:rPr>
            <w:rStyle w:val="Hyperlink"/>
            <w:rFonts w:ascii="Calibri" w:hAnsi="Calibri" w:cs="Calibri"/>
            <w:noProof/>
          </w:rPr>
          <w:t>5.4.1.1.</w:t>
        </w:r>
        <w:r>
          <w:rPr>
            <w:rFonts w:asciiTheme="minorHAnsi" w:eastAsiaTheme="minorEastAsia" w:hAnsiTheme="minorHAnsi" w:cstheme="minorBidi"/>
            <w:smallCaps w:val="0"/>
            <w:noProof/>
            <w:color w:val="auto"/>
            <w:kern w:val="2"/>
            <w:sz w:val="24"/>
            <w:szCs w:val="24"/>
            <w:lang w:eastAsia="en-US"/>
            <w14:ligatures w14:val="standardContextual"/>
          </w:rPr>
          <w:tab/>
        </w:r>
        <w:r w:rsidRPr="007C2E5F">
          <w:rPr>
            <w:rStyle w:val="Hyperlink"/>
            <w:rFonts w:ascii="Calibri" w:hAnsi="Calibri" w:cs="Calibri"/>
            <w:noProof/>
          </w:rPr>
          <w:t>There should be an interface to provision user (either PM or delegated persons) to enter/update data for each of the measures defined in metrics formula for the defined frequency/phase and duration</w:t>
        </w:r>
        <w:r>
          <w:rPr>
            <w:noProof/>
            <w:webHidden/>
          </w:rPr>
          <w:tab/>
        </w:r>
        <w:r>
          <w:rPr>
            <w:noProof/>
            <w:webHidden/>
          </w:rPr>
          <w:fldChar w:fldCharType="begin"/>
        </w:r>
        <w:r>
          <w:rPr>
            <w:noProof/>
            <w:webHidden/>
          </w:rPr>
          <w:instrText xml:space="preserve"> PAGEREF _Toc202469125 \h </w:instrText>
        </w:r>
        <w:r>
          <w:rPr>
            <w:noProof/>
            <w:webHidden/>
          </w:rPr>
        </w:r>
        <w:r>
          <w:rPr>
            <w:noProof/>
            <w:webHidden/>
          </w:rPr>
          <w:fldChar w:fldCharType="separate"/>
        </w:r>
        <w:r>
          <w:rPr>
            <w:noProof/>
            <w:webHidden/>
          </w:rPr>
          <w:t>6</w:t>
        </w:r>
        <w:r>
          <w:rPr>
            <w:noProof/>
            <w:webHidden/>
          </w:rPr>
          <w:fldChar w:fldCharType="end"/>
        </w:r>
      </w:hyperlink>
    </w:p>
    <w:p w14:paraId="0E1CF190" w14:textId="5F5DFAD9" w:rsidR="00B25486" w:rsidRDefault="00B25486">
      <w:pPr>
        <w:pStyle w:val="TOC1"/>
        <w:tabs>
          <w:tab w:val="left" w:pos="1200"/>
          <w:tab w:val="right" w:leader="dot" w:pos="9350"/>
        </w:tabs>
        <w:rPr>
          <w:rFonts w:asciiTheme="minorHAnsi" w:eastAsiaTheme="minorEastAsia" w:hAnsiTheme="minorHAnsi" w:cstheme="minorBidi"/>
          <w:smallCaps w:val="0"/>
          <w:noProof/>
          <w:color w:val="auto"/>
          <w:kern w:val="2"/>
          <w:sz w:val="24"/>
          <w:szCs w:val="24"/>
          <w:lang w:eastAsia="en-US"/>
          <w14:ligatures w14:val="standardContextual"/>
        </w:rPr>
      </w:pPr>
      <w:hyperlink w:anchor="_Toc202469126" w:history="1">
        <w:r w:rsidRPr="007C2E5F">
          <w:rPr>
            <w:rStyle w:val="Hyperlink"/>
            <w:rFonts w:ascii="Calibri" w:hAnsi="Calibri" w:cs="Calibri"/>
            <w:noProof/>
          </w:rPr>
          <w:t>5.4.1.2.</w:t>
        </w:r>
        <w:r>
          <w:rPr>
            <w:rFonts w:asciiTheme="minorHAnsi" w:eastAsiaTheme="minorEastAsia" w:hAnsiTheme="minorHAnsi" w:cstheme="minorBidi"/>
            <w:smallCaps w:val="0"/>
            <w:noProof/>
            <w:color w:val="auto"/>
            <w:kern w:val="2"/>
            <w:sz w:val="24"/>
            <w:szCs w:val="24"/>
            <w:lang w:eastAsia="en-US"/>
            <w14:ligatures w14:val="standardContextual"/>
          </w:rPr>
          <w:tab/>
        </w:r>
        <w:r w:rsidRPr="007C2E5F">
          <w:rPr>
            <w:rStyle w:val="Hyperlink"/>
            <w:rFonts w:ascii="Calibri" w:hAnsi="Calibri" w:cs="Calibri"/>
            <w:noProof/>
          </w:rPr>
          <w:t>On submission of data, metrics to be automatically computed as per the formula</w:t>
        </w:r>
        <w:r>
          <w:rPr>
            <w:noProof/>
            <w:webHidden/>
          </w:rPr>
          <w:tab/>
        </w:r>
        <w:r>
          <w:rPr>
            <w:noProof/>
            <w:webHidden/>
          </w:rPr>
          <w:fldChar w:fldCharType="begin"/>
        </w:r>
        <w:r>
          <w:rPr>
            <w:noProof/>
            <w:webHidden/>
          </w:rPr>
          <w:instrText xml:space="preserve"> PAGEREF _Toc202469126 \h </w:instrText>
        </w:r>
        <w:r>
          <w:rPr>
            <w:noProof/>
            <w:webHidden/>
          </w:rPr>
        </w:r>
        <w:r>
          <w:rPr>
            <w:noProof/>
            <w:webHidden/>
          </w:rPr>
          <w:fldChar w:fldCharType="separate"/>
        </w:r>
        <w:r>
          <w:rPr>
            <w:noProof/>
            <w:webHidden/>
          </w:rPr>
          <w:t>6</w:t>
        </w:r>
        <w:r>
          <w:rPr>
            <w:noProof/>
            <w:webHidden/>
          </w:rPr>
          <w:fldChar w:fldCharType="end"/>
        </w:r>
      </w:hyperlink>
    </w:p>
    <w:p w14:paraId="076BCDC0" w14:textId="7FF3BC83" w:rsidR="00B25486" w:rsidRDefault="00B25486">
      <w:pPr>
        <w:pStyle w:val="TOC1"/>
        <w:tabs>
          <w:tab w:val="left" w:pos="1200"/>
          <w:tab w:val="right" w:leader="dot" w:pos="9350"/>
        </w:tabs>
        <w:rPr>
          <w:rFonts w:asciiTheme="minorHAnsi" w:eastAsiaTheme="minorEastAsia" w:hAnsiTheme="minorHAnsi" w:cstheme="minorBidi"/>
          <w:smallCaps w:val="0"/>
          <w:noProof/>
          <w:color w:val="auto"/>
          <w:kern w:val="2"/>
          <w:sz w:val="24"/>
          <w:szCs w:val="24"/>
          <w:lang w:eastAsia="en-US"/>
          <w14:ligatures w14:val="standardContextual"/>
        </w:rPr>
      </w:pPr>
      <w:hyperlink w:anchor="_Toc202469127" w:history="1">
        <w:r w:rsidRPr="007C2E5F">
          <w:rPr>
            <w:rStyle w:val="Hyperlink"/>
            <w:rFonts w:ascii="Calibri" w:hAnsi="Calibri" w:cs="Calibri"/>
            <w:noProof/>
          </w:rPr>
          <w:t>5.4.1.3.</w:t>
        </w:r>
        <w:r>
          <w:rPr>
            <w:rFonts w:asciiTheme="minorHAnsi" w:eastAsiaTheme="minorEastAsia" w:hAnsiTheme="minorHAnsi" w:cstheme="minorBidi"/>
            <w:smallCaps w:val="0"/>
            <w:noProof/>
            <w:color w:val="auto"/>
            <w:kern w:val="2"/>
            <w:sz w:val="24"/>
            <w:szCs w:val="24"/>
            <w:lang w:eastAsia="en-US"/>
            <w14:ligatures w14:val="standardContextual"/>
          </w:rPr>
          <w:tab/>
        </w:r>
        <w:r w:rsidRPr="007C2E5F">
          <w:rPr>
            <w:rStyle w:val="Hyperlink"/>
            <w:rFonts w:ascii="Calibri" w:hAnsi="Calibri" w:cs="Calibri"/>
            <w:noProof/>
          </w:rPr>
          <w:t>RAG rating to be derived based on the metric intent, Target, LSL and USL for the reporting frequency</w:t>
        </w:r>
        <w:r>
          <w:rPr>
            <w:noProof/>
            <w:webHidden/>
          </w:rPr>
          <w:tab/>
        </w:r>
        <w:r>
          <w:rPr>
            <w:noProof/>
            <w:webHidden/>
          </w:rPr>
          <w:fldChar w:fldCharType="begin"/>
        </w:r>
        <w:r>
          <w:rPr>
            <w:noProof/>
            <w:webHidden/>
          </w:rPr>
          <w:instrText xml:space="preserve"> PAGEREF _Toc202469127 \h </w:instrText>
        </w:r>
        <w:r>
          <w:rPr>
            <w:noProof/>
            <w:webHidden/>
          </w:rPr>
        </w:r>
        <w:r>
          <w:rPr>
            <w:noProof/>
            <w:webHidden/>
          </w:rPr>
          <w:fldChar w:fldCharType="separate"/>
        </w:r>
        <w:r>
          <w:rPr>
            <w:noProof/>
            <w:webHidden/>
          </w:rPr>
          <w:t>6</w:t>
        </w:r>
        <w:r>
          <w:rPr>
            <w:noProof/>
            <w:webHidden/>
          </w:rPr>
          <w:fldChar w:fldCharType="end"/>
        </w:r>
      </w:hyperlink>
    </w:p>
    <w:p w14:paraId="4DC0E736" w14:textId="7BEDC148" w:rsidR="00B25486" w:rsidRDefault="00B25486">
      <w:pPr>
        <w:pStyle w:val="TOC1"/>
        <w:tabs>
          <w:tab w:val="left" w:pos="1200"/>
          <w:tab w:val="right" w:leader="dot" w:pos="9350"/>
        </w:tabs>
        <w:rPr>
          <w:rFonts w:asciiTheme="minorHAnsi" w:eastAsiaTheme="minorEastAsia" w:hAnsiTheme="minorHAnsi" w:cstheme="minorBidi"/>
          <w:smallCaps w:val="0"/>
          <w:noProof/>
          <w:color w:val="auto"/>
          <w:kern w:val="2"/>
          <w:sz w:val="24"/>
          <w:szCs w:val="24"/>
          <w:lang w:eastAsia="en-US"/>
          <w14:ligatures w14:val="standardContextual"/>
        </w:rPr>
      </w:pPr>
      <w:hyperlink w:anchor="_Toc202469128" w:history="1">
        <w:r w:rsidRPr="007C2E5F">
          <w:rPr>
            <w:rStyle w:val="Hyperlink"/>
            <w:rFonts w:ascii="Calibri" w:hAnsi="Calibri" w:cs="Calibri"/>
            <w:noProof/>
          </w:rPr>
          <w:t>5.4.1.4.</w:t>
        </w:r>
        <w:r>
          <w:rPr>
            <w:rFonts w:asciiTheme="minorHAnsi" w:eastAsiaTheme="minorEastAsia" w:hAnsiTheme="minorHAnsi" w:cstheme="minorBidi"/>
            <w:smallCaps w:val="0"/>
            <w:noProof/>
            <w:color w:val="auto"/>
            <w:kern w:val="2"/>
            <w:sz w:val="24"/>
            <w:szCs w:val="24"/>
            <w:lang w:eastAsia="en-US"/>
            <w14:ligatures w14:val="standardContextual"/>
          </w:rPr>
          <w:tab/>
        </w:r>
        <w:r w:rsidRPr="007C2E5F">
          <w:rPr>
            <w:rStyle w:val="Hyperlink"/>
            <w:rFonts w:ascii="Calibri" w:hAnsi="Calibri" w:cs="Calibri"/>
            <w:noProof/>
          </w:rPr>
          <w:t>Analysis comments to be captured by PM for each of the metrics depending on the RAG status</w:t>
        </w:r>
        <w:r>
          <w:rPr>
            <w:noProof/>
            <w:webHidden/>
          </w:rPr>
          <w:tab/>
        </w:r>
        <w:r>
          <w:rPr>
            <w:noProof/>
            <w:webHidden/>
          </w:rPr>
          <w:fldChar w:fldCharType="begin"/>
        </w:r>
        <w:r>
          <w:rPr>
            <w:noProof/>
            <w:webHidden/>
          </w:rPr>
          <w:instrText xml:space="preserve"> PAGEREF _Toc202469128 \h </w:instrText>
        </w:r>
        <w:r>
          <w:rPr>
            <w:noProof/>
            <w:webHidden/>
          </w:rPr>
        </w:r>
        <w:r>
          <w:rPr>
            <w:noProof/>
            <w:webHidden/>
          </w:rPr>
          <w:fldChar w:fldCharType="separate"/>
        </w:r>
        <w:r>
          <w:rPr>
            <w:noProof/>
            <w:webHidden/>
          </w:rPr>
          <w:t>6</w:t>
        </w:r>
        <w:r>
          <w:rPr>
            <w:noProof/>
            <w:webHidden/>
          </w:rPr>
          <w:fldChar w:fldCharType="end"/>
        </w:r>
      </w:hyperlink>
    </w:p>
    <w:p w14:paraId="7C72DFC0" w14:textId="4C5243DC" w:rsidR="00B25486" w:rsidRDefault="00B25486">
      <w:pPr>
        <w:pStyle w:val="TOC1"/>
        <w:tabs>
          <w:tab w:val="left" w:pos="1200"/>
          <w:tab w:val="right" w:leader="dot" w:pos="9350"/>
        </w:tabs>
        <w:rPr>
          <w:rFonts w:asciiTheme="minorHAnsi" w:eastAsiaTheme="minorEastAsia" w:hAnsiTheme="minorHAnsi" w:cstheme="minorBidi"/>
          <w:smallCaps w:val="0"/>
          <w:noProof/>
          <w:color w:val="auto"/>
          <w:kern w:val="2"/>
          <w:sz w:val="24"/>
          <w:szCs w:val="24"/>
          <w:lang w:eastAsia="en-US"/>
          <w14:ligatures w14:val="standardContextual"/>
        </w:rPr>
      </w:pPr>
      <w:hyperlink w:anchor="_Toc202469129" w:history="1">
        <w:r w:rsidRPr="007C2E5F">
          <w:rPr>
            <w:rStyle w:val="Hyperlink"/>
            <w:rFonts w:ascii="Calibri" w:hAnsi="Calibri" w:cs="Calibri"/>
            <w:noProof/>
          </w:rPr>
          <w:t>5.4.1.5.</w:t>
        </w:r>
        <w:r>
          <w:rPr>
            <w:rFonts w:asciiTheme="minorHAnsi" w:eastAsiaTheme="minorEastAsia" w:hAnsiTheme="minorHAnsi" w:cstheme="minorBidi"/>
            <w:smallCaps w:val="0"/>
            <w:noProof/>
            <w:color w:val="auto"/>
            <w:kern w:val="2"/>
            <w:sz w:val="24"/>
            <w:szCs w:val="24"/>
            <w:lang w:eastAsia="en-US"/>
            <w14:ligatures w14:val="standardContextual"/>
          </w:rPr>
          <w:tab/>
        </w:r>
        <w:r w:rsidRPr="007C2E5F">
          <w:rPr>
            <w:rStyle w:val="Hyperlink"/>
            <w:rFonts w:ascii="Calibri" w:hAnsi="Calibri" w:cs="Calibri"/>
            <w:noProof/>
          </w:rPr>
          <w:t>System should compute overall RAG status for the project metrics reporting frequency to be computed based on the RAG status of all the metrics.</w:t>
        </w:r>
        <w:r>
          <w:rPr>
            <w:noProof/>
            <w:webHidden/>
          </w:rPr>
          <w:tab/>
        </w:r>
        <w:r>
          <w:rPr>
            <w:noProof/>
            <w:webHidden/>
          </w:rPr>
          <w:fldChar w:fldCharType="begin"/>
        </w:r>
        <w:r>
          <w:rPr>
            <w:noProof/>
            <w:webHidden/>
          </w:rPr>
          <w:instrText xml:space="preserve"> PAGEREF _Toc202469129 \h </w:instrText>
        </w:r>
        <w:r>
          <w:rPr>
            <w:noProof/>
            <w:webHidden/>
          </w:rPr>
        </w:r>
        <w:r>
          <w:rPr>
            <w:noProof/>
            <w:webHidden/>
          </w:rPr>
          <w:fldChar w:fldCharType="separate"/>
        </w:r>
        <w:r>
          <w:rPr>
            <w:noProof/>
            <w:webHidden/>
          </w:rPr>
          <w:t>6</w:t>
        </w:r>
        <w:r>
          <w:rPr>
            <w:noProof/>
            <w:webHidden/>
          </w:rPr>
          <w:fldChar w:fldCharType="end"/>
        </w:r>
      </w:hyperlink>
    </w:p>
    <w:p w14:paraId="5DFEC07C" w14:textId="6C9D959D" w:rsidR="00B25486" w:rsidRDefault="00B25486">
      <w:pPr>
        <w:pStyle w:val="TOC1"/>
        <w:tabs>
          <w:tab w:val="left" w:pos="1200"/>
          <w:tab w:val="right" w:leader="dot" w:pos="9350"/>
        </w:tabs>
        <w:rPr>
          <w:rFonts w:asciiTheme="minorHAnsi" w:eastAsiaTheme="minorEastAsia" w:hAnsiTheme="minorHAnsi" w:cstheme="minorBidi"/>
          <w:smallCaps w:val="0"/>
          <w:noProof/>
          <w:color w:val="auto"/>
          <w:kern w:val="2"/>
          <w:sz w:val="24"/>
          <w:szCs w:val="24"/>
          <w:lang w:eastAsia="en-US"/>
          <w14:ligatures w14:val="standardContextual"/>
        </w:rPr>
      </w:pPr>
      <w:hyperlink w:anchor="_Toc202469130" w:history="1">
        <w:r w:rsidRPr="007C2E5F">
          <w:rPr>
            <w:rStyle w:val="Hyperlink"/>
            <w:rFonts w:ascii="Calibri" w:hAnsi="Calibri" w:cs="Calibri"/>
            <w:noProof/>
          </w:rPr>
          <w:t>5.4.1.6.</w:t>
        </w:r>
        <w:r>
          <w:rPr>
            <w:rFonts w:asciiTheme="minorHAnsi" w:eastAsiaTheme="minorEastAsia" w:hAnsiTheme="minorHAnsi" w:cstheme="minorBidi"/>
            <w:smallCaps w:val="0"/>
            <w:noProof/>
            <w:color w:val="auto"/>
            <w:kern w:val="2"/>
            <w:sz w:val="24"/>
            <w:szCs w:val="24"/>
            <w:lang w:eastAsia="en-US"/>
            <w14:ligatures w14:val="standardContextual"/>
          </w:rPr>
          <w:tab/>
        </w:r>
        <w:r w:rsidRPr="007C2E5F">
          <w:rPr>
            <w:rStyle w:val="Hyperlink"/>
            <w:rFonts w:ascii="Calibri" w:hAnsi="Calibri" w:cs="Calibri"/>
            <w:noProof/>
          </w:rPr>
          <w:t>If any one metrics RAG is “Red”, then overall RAG should be “Red”, if any one metrics RAG is “Amber”, then overall RAG should be “Amber” else it should be “Green”</w:t>
        </w:r>
        <w:r>
          <w:rPr>
            <w:noProof/>
            <w:webHidden/>
          </w:rPr>
          <w:tab/>
        </w:r>
        <w:r>
          <w:rPr>
            <w:noProof/>
            <w:webHidden/>
          </w:rPr>
          <w:fldChar w:fldCharType="begin"/>
        </w:r>
        <w:r>
          <w:rPr>
            <w:noProof/>
            <w:webHidden/>
          </w:rPr>
          <w:instrText xml:space="preserve"> PAGEREF _Toc202469130 \h </w:instrText>
        </w:r>
        <w:r>
          <w:rPr>
            <w:noProof/>
            <w:webHidden/>
          </w:rPr>
        </w:r>
        <w:r>
          <w:rPr>
            <w:noProof/>
            <w:webHidden/>
          </w:rPr>
          <w:fldChar w:fldCharType="separate"/>
        </w:r>
        <w:r>
          <w:rPr>
            <w:noProof/>
            <w:webHidden/>
          </w:rPr>
          <w:t>6</w:t>
        </w:r>
        <w:r>
          <w:rPr>
            <w:noProof/>
            <w:webHidden/>
          </w:rPr>
          <w:fldChar w:fldCharType="end"/>
        </w:r>
      </w:hyperlink>
    </w:p>
    <w:p w14:paraId="112B3914" w14:textId="2AA1DA9E" w:rsidR="00B25486" w:rsidRDefault="00B25486">
      <w:pPr>
        <w:pStyle w:val="TOC1"/>
        <w:tabs>
          <w:tab w:val="left" w:pos="1200"/>
          <w:tab w:val="right" w:leader="dot" w:pos="9350"/>
        </w:tabs>
        <w:rPr>
          <w:rFonts w:asciiTheme="minorHAnsi" w:eastAsiaTheme="minorEastAsia" w:hAnsiTheme="minorHAnsi" w:cstheme="minorBidi"/>
          <w:smallCaps w:val="0"/>
          <w:noProof/>
          <w:color w:val="auto"/>
          <w:kern w:val="2"/>
          <w:sz w:val="24"/>
          <w:szCs w:val="24"/>
          <w:lang w:eastAsia="en-US"/>
          <w14:ligatures w14:val="standardContextual"/>
        </w:rPr>
      </w:pPr>
      <w:hyperlink w:anchor="_Toc202469131" w:history="1">
        <w:r w:rsidRPr="007C2E5F">
          <w:rPr>
            <w:rStyle w:val="Hyperlink"/>
            <w:rFonts w:ascii="Calibri" w:hAnsi="Calibri" w:cs="Calibri"/>
            <w:noProof/>
          </w:rPr>
          <w:t>5.4.1.7.</w:t>
        </w:r>
        <w:r>
          <w:rPr>
            <w:rFonts w:asciiTheme="minorHAnsi" w:eastAsiaTheme="minorEastAsia" w:hAnsiTheme="minorHAnsi" w:cstheme="minorBidi"/>
            <w:smallCaps w:val="0"/>
            <w:noProof/>
            <w:color w:val="auto"/>
            <w:kern w:val="2"/>
            <w:sz w:val="24"/>
            <w:szCs w:val="24"/>
            <w:lang w:eastAsia="en-US"/>
            <w14:ligatures w14:val="standardContextual"/>
          </w:rPr>
          <w:tab/>
        </w:r>
        <w:r w:rsidRPr="007C2E5F">
          <w:rPr>
            <w:rStyle w:val="Hyperlink"/>
            <w:rFonts w:ascii="Calibri" w:hAnsi="Calibri" w:cs="Calibri"/>
            <w:noProof/>
          </w:rPr>
          <w:t>PM should be able to give overall RAG status based on PMs perception and provide overall RAG comments.  This should be captured in a separate field.   Computed RAG status should not be allowed to override</w:t>
        </w:r>
        <w:r>
          <w:rPr>
            <w:noProof/>
            <w:webHidden/>
          </w:rPr>
          <w:tab/>
        </w:r>
        <w:r>
          <w:rPr>
            <w:noProof/>
            <w:webHidden/>
          </w:rPr>
          <w:fldChar w:fldCharType="begin"/>
        </w:r>
        <w:r>
          <w:rPr>
            <w:noProof/>
            <w:webHidden/>
          </w:rPr>
          <w:instrText xml:space="preserve"> PAGEREF _Toc202469131 \h </w:instrText>
        </w:r>
        <w:r>
          <w:rPr>
            <w:noProof/>
            <w:webHidden/>
          </w:rPr>
        </w:r>
        <w:r>
          <w:rPr>
            <w:noProof/>
            <w:webHidden/>
          </w:rPr>
          <w:fldChar w:fldCharType="separate"/>
        </w:r>
        <w:r>
          <w:rPr>
            <w:noProof/>
            <w:webHidden/>
          </w:rPr>
          <w:t>6</w:t>
        </w:r>
        <w:r>
          <w:rPr>
            <w:noProof/>
            <w:webHidden/>
          </w:rPr>
          <w:fldChar w:fldCharType="end"/>
        </w:r>
      </w:hyperlink>
    </w:p>
    <w:p w14:paraId="42397A8C" w14:textId="0087E98B" w:rsidR="00B25486" w:rsidRDefault="00B25486">
      <w:pPr>
        <w:pStyle w:val="TOC1"/>
        <w:tabs>
          <w:tab w:val="left" w:pos="1200"/>
          <w:tab w:val="right" w:leader="dot" w:pos="9350"/>
        </w:tabs>
        <w:rPr>
          <w:rFonts w:asciiTheme="minorHAnsi" w:eastAsiaTheme="minorEastAsia" w:hAnsiTheme="minorHAnsi" w:cstheme="minorBidi"/>
          <w:smallCaps w:val="0"/>
          <w:noProof/>
          <w:color w:val="auto"/>
          <w:kern w:val="2"/>
          <w:sz w:val="24"/>
          <w:szCs w:val="24"/>
          <w:lang w:eastAsia="en-US"/>
          <w14:ligatures w14:val="standardContextual"/>
        </w:rPr>
      </w:pPr>
      <w:hyperlink w:anchor="_Toc202469132" w:history="1">
        <w:r w:rsidRPr="007C2E5F">
          <w:rPr>
            <w:rStyle w:val="Hyperlink"/>
            <w:rFonts w:ascii="Calibri" w:hAnsi="Calibri" w:cs="Calibri"/>
            <w:noProof/>
          </w:rPr>
          <w:t>5.4.1.8.</w:t>
        </w:r>
        <w:r>
          <w:rPr>
            <w:rFonts w:asciiTheme="minorHAnsi" w:eastAsiaTheme="minorEastAsia" w:hAnsiTheme="minorHAnsi" w:cstheme="minorBidi"/>
            <w:smallCaps w:val="0"/>
            <w:noProof/>
            <w:color w:val="auto"/>
            <w:kern w:val="2"/>
            <w:sz w:val="24"/>
            <w:szCs w:val="24"/>
            <w:lang w:eastAsia="en-US"/>
            <w14:ligatures w14:val="standardContextual"/>
          </w:rPr>
          <w:tab/>
        </w:r>
        <w:r w:rsidRPr="007C2E5F">
          <w:rPr>
            <w:rStyle w:val="Hyperlink"/>
            <w:rFonts w:ascii="Calibri" w:hAnsi="Calibri" w:cs="Calibri"/>
            <w:noProof/>
          </w:rPr>
          <w:t>Log of RAG status changes to be maintained</w:t>
        </w:r>
        <w:r>
          <w:rPr>
            <w:noProof/>
            <w:webHidden/>
          </w:rPr>
          <w:tab/>
        </w:r>
        <w:r>
          <w:rPr>
            <w:noProof/>
            <w:webHidden/>
          </w:rPr>
          <w:fldChar w:fldCharType="begin"/>
        </w:r>
        <w:r>
          <w:rPr>
            <w:noProof/>
            <w:webHidden/>
          </w:rPr>
          <w:instrText xml:space="preserve"> PAGEREF _Toc202469132 \h </w:instrText>
        </w:r>
        <w:r>
          <w:rPr>
            <w:noProof/>
            <w:webHidden/>
          </w:rPr>
        </w:r>
        <w:r>
          <w:rPr>
            <w:noProof/>
            <w:webHidden/>
          </w:rPr>
          <w:fldChar w:fldCharType="separate"/>
        </w:r>
        <w:r>
          <w:rPr>
            <w:noProof/>
            <w:webHidden/>
          </w:rPr>
          <w:t>6</w:t>
        </w:r>
        <w:r>
          <w:rPr>
            <w:noProof/>
            <w:webHidden/>
          </w:rPr>
          <w:fldChar w:fldCharType="end"/>
        </w:r>
      </w:hyperlink>
    </w:p>
    <w:p w14:paraId="321F353C" w14:textId="08A6A3D3" w:rsidR="00B25486" w:rsidRDefault="00B25486">
      <w:pPr>
        <w:pStyle w:val="TOC1"/>
        <w:tabs>
          <w:tab w:val="left" w:pos="960"/>
          <w:tab w:val="right" w:leader="dot" w:pos="9350"/>
        </w:tabs>
        <w:rPr>
          <w:rFonts w:asciiTheme="minorHAnsi" w:eastAsiaTheme="minorEastAsia" w:hAnsiTheme="minorHAnsi" w:cstheme="minorBidi"/>
          <w:smallCaps w:val="0"/>
          <w:noProof/>
          <w:color w:val="auto"/>
          <w:kern w:val="2"/>
          <w:sz w:val="24"/>
          <w:szCs w:val="24"/>
          <w:lang w:eastAsia="en-US"/>
          <w14:ligatures w14:val="standardContextual"/>
        </w:rPr>
      </w:pPr>
      <w:hyperlink w:anchor="_Toc202469133" w:history="1">
        <w:r w:rsidRPr="007C2E5F">
          <w:rPr>
            <w:rStyle w:val="Hyperlink"/>
            <w:rFonts w:ascii="Calibri" w:hAnsi="Calibri" w:cs="Calibri"/>
            <w:noProof/>
          </w:rPr>
          <w:t>5.4.2.</w:t>
        </w:r>
        <w:r>
          <w:rPr>
            <w:rFonts w:asciiTheme="minorHAnsi" w:eastAsiaTheme="minorEastAsia" w:hAnsiTheme="minorHAnsi" w:cstheme="minorBidi"/>
            <w:smallCaps w:val="0"/>
            <w:noProof/>
            <w:color w:val="auto"/>
            <w:kern w:val="2"/>
            <w:sz w:val="24"/>
            <w:szCs w:val="24"/>
            <w:lang w:eastAsia="en-US"/>
            <w14:ligatures w14:val="standardContextual"/>
          </w:rPr>
          <w:tab/>
        </w:r>
        <w:r w:rsidRPr="007C2E5F">
          <w:rPr>
            <w:rStyle w:val="Hyperlink"/>
            <w:rFonts w:ascii="Calibri" w:eastAsia="Calibri" w:hAnsi="Calibri" w:cs="Calibri"/>
            <w:noProof/>
            <w:kern w:val="24"/>
          </w:rPr>
          <w:t xml:space="preserve">Data </w:t>
        </w:r>
        <w:r w:rsidRPr="007C2E5F">
          <w:rPr>
            <w:rStyle w:val="Hyperlink"/>
            <w:rFonts w:ascii="Calibri" w:hAnsi="Calibri" w:cs="Calibri"/>
            <w:noProof/>
          </w:rPr>
          <w:t>Collection</w:t>
        </w:r>
        <w:r w:rsidRPr="007C2E5F">
          <w:rPr>
            <w:rStyle w:val="Hyperlink"/>
            <w:rFonts w:ascii="Calibri" w:eastAsia="Calibri" w:hAnsi="Calibri" w:cs="Calibri"/>
            <w:noProof/>
            <w:kern w:val="24"/>
          </w:rPr>
          <w:t xml:space="preserve"> (integration with the external systems)</w:t>
        </w:r>
        <w:r>
          <w:rPr>
            <w:noProof/>
            <w:webHidden/>
          </w:rPr>
          <w:tab/>
        </w:r>
        <w:r>
          <w:rPr>
            <w:noProof/>
            <w:webHidden/>
          </w:rPr>
          <w:fldChar w:fldCharType="begin"/>
        </w:r>
        <w:r>
          <w:rPr>
            <w:noProof/>
            <w:webHidden/>
          </w:rPr>
          <w:instrText xml:space="preserve"> PAGEREF _Toc202469133 \h </w:instrText>
        </w:r>
        <w:r>
          <w:rPr>
            <w:noProof/>
            <w:webHidden/>
          </w:rPr>
        </w:r>
        <w:r>
          <w:rPr>
            <w:noProof/>
            <w:webHidden/>
          </w:rPr>
          <w:fldChar w:fldCharType="separate"/>
        </w:r>
        <w:r>
          <w:rPr>
            <w:noProof/>
            <w:webHidden/>
          </w:rPr>
          <w:t>6</w:t>
        </w:r>
        <w:r>
          <w:rPr>
            <w:noProof/>
            <w:webHidden/>
          </w:rPr>
          <w:fldChar w:fldCharType="end"/>
        </w:r>
      </w:hyperlink>
    </w:p>
    <w:p w14:paraId="724A199B" w14:textId="7C9B879F" w:rsidR="00B25486" w:rsidRDefault="00B25486">
      <w:pPr>
        <w:pStyle w:val="TOC1"/>
        <w:tabs>
          <w:tab w:val="left" w:pos="1200"/>
          <w:tab w:val="right" w:leader="dot" w:pos="9350"/>
        </w:tabs>
        <w:rPr>
          <w:rFonts w:asciiTheme="minorHAnsi" w:eastAsiaTheme="minorEastAsia" w:hAnsiTheme="minorHAnsi" w:cstheme="minorBidi"/>
          <w:smallCaps w:val="0"/>
          <w:noProof/>
          <w:color w:val="auto"/>
          <w:kern w:val="2"/>
          <w:sz w:val="24"/>
          <w:szCs w:val="24"/>
          <w:lang w:eastAsia="en-US"/>
          <w14:ligatures w14:val="standardContextual"/>
        </w:rPr>
      </w:pPr>
      <w:hyperlink w:anchor="_Toc202469134" w:history="1">
        <w:r w:rsidRPr="007C2E5F">
          <w:rPr>
            <w:rStyle w:val="Hyperlink"/>
            <w:rFonts w:ascii="Calibri" w:hAnsi="Calibri" w:cs="Calibri"/>
            <w:noProof/>
          </w:rPr>
          <w:t>5.4.2.1.</w:t>
        </w:r>
        <w:r>
          <w:rPr>
            <w:rFonts w:asciiTheme="minorHAnsi" w:eastAsiaTheme="minorEastAsia" w:hAnsiTheme="minorHAnsi" w:cstheme="minorBidi"/>
            <w:smallCaps w:val="0"/>
            <w:noProof/>
            <w:color w:val="auto"/>
            <w:kern w:val="2"/>
            <w:sz w:val="24"/>
            <w:szCs w:val="24"/>
            <w:lang w:eastAsia="en-US"/>
            <w14:ligatures w14:val="standardContextual"/>
          </w:rPr>
          <w:tab/>
        </w:r>
        <w:r w:rsidRPr="007C2E5F">
          <w:rPr>
            <w:rStyle w:val="Hyperlink"/>
            <w:rFonts w:ascii="Calibri" w:eastAsia="Calibri" w:hAnsi="Calibri" w:cs="Calibri"/>
            <w:noProof/>
            <w:kern w:val="24"/>
          </w:rPr>
          <w:t>Identify and integrate data sources such as databases, applications and APIs.  Support various data formats (CSV, JSON, XML) for seamless data integration. Enable real-time data collection for immediate insights and responsiveness.</w:t>
        </w:r>
        <w:r>
          <w:rPr>
            <w:noProof/>
            <w:webHidden/>
          </w:rPr>
          <w:tab/>
        </w:r>
        <w:r>
          <w:rPr>
            <w:noProof/>
            <w:webHidden/>
          </w:rPr>
          <w:fldChar w:fldCharType="begin"/>
        </w:r>
        <w:r>
          <w:rPr>
            <w:noProof/>
            <w:webHidden/>
          </w:rPr>
          <w:instrText xml:space="preserve"> PAGEREF _Toc202469134 \h </w:instrText>
        </w:r>
        <w:r>
          <w:rPr>
            <w:noProof/>
            <w:webHidden/>
          </w:rPr>
        </w:r>
        <w:r>
          <w:rPr>
            <w:noProof/>
            <w:webHidden/>
          </w:rPr>
          <w:fldChar w:fldCharType="separate"/>
        </w:r>
        <w:r>
          <w:rPr>
            <w:noProof/>
            <w:webHidden/>
          </w:rPr>
          <w:t>6</w:t>
        </w:r>
        <w:r>
          <w:rPr>
            <w:noProof/>
            <w:webHidden/>
          </w:rPr>
          <w:fldChar w:fldCharType="end"/>
        </w:r>
      </w:hyperlink>
    </w:p>
    <w:p w14:paraId="1FC55535" w14:textId="516FF2AF" w:rsidR="00B25486" w:rsidRDefault="00B25486">
      <w:pPr>
        <w:pStyle w:val="TOC1"/>
        <w:tabs>
          <w:tab w:val="left" w:pos="960"/>
          <w:tab w:val="right" w:leader="dot" w:pos="9350"/>
        </w:tabs>
        <w:rPr>
          <w:rFonts w:asciiTheme="minorHAnsi" w:eastAsiaTheme="minorEastAsia" w:hAnsiTheme="minorHAnsi" w:cstheme="minorBidi"/>
          <w:smallCaps w:val="0"/>
          <w:noProof/>
          <w:color w:val="auto"/>
          <w:kern w:val="2"/>
          <w:sz w:val="24"/>
          <w:szCs w:val="24"/>
          <w:lang w:eastAsia="en-US"/>
          <w14:ligatures w14:val="standardContextual"/>
        </w:rPr>
      </w:pPr>
      <w:hyperlink w:anchor="_Toc202469135" w:history="1">
        <w:r w:rsidRPr="007C2E5F">
          <w:rPr>
            <w:rStyle w:val="Hyperlink"/>
            <w:rFonts w:ascii="Calibri" w:hAnsi="Calibri" w:cs="Calibri"/>
            <w:noProof/>
          </w:rPr>
          <w:t>5.4.3.</w:t>
        </w:r>
        <w:r>
          <w:rPr>
            <w:rFonts w:asciiTheme="minorHAnsi" w:eastAsiaTheme="minorEastAsia" w:hAnsiTheme="minorHAnsi" w:cstheme="minorBidi"/>
            <w:smallCaps w:val="0"/>
            <w:noProof/>
            <w:color w:val="auto"/>
            <w:kern w:val="2"/>
            <w:sz w:val="24"/>
            <w:szCs w:val="24"/>
            <w:lang w:eastAsia="en-US"/>
            <w14:ligatures w14:val="standardContextual"/>
          </w:rPr>
          <w:tab/>
        </w:r>
        <w:r w:rsidRPr="007C2E5F">
          <w:rPr>
            <w:rStyle w:val="Hyperlink"/>
            <w:rFonts w:ascii="Calibri" w:eastAsia="Calibri" w:hAnsi="Calibri" w:cs="Calibri"/>
            <w:noProof/>
            <w:kern w:val="24"/>
          </w:rPr>
          <w:t>Integration</w:t>
        </w:r>
        <w:r w:rsidRPr="007C2E5F">
          <w:rPr>
            <w:rStyle w:val="Hyperlink"/>
            <w:rFonts w:ascii="Calibri" w:hAnsi="Calibri" w:cs="Calibri"/>
            <w:noProof/>
          </w:rPr>
          <w:t xml:space="preserve"> &amp; Compatibility:</w:t>
        </w:r>
        <w:r>
          <w:rPr>
            <w:noProof/>
            <w:webHidden/>
          </w:rPr>
          <w:tab/>
        </w:r>
        <w:r>
          <w:rPr>
            <w:noProof/>
            <w:webHidden/>
          </w:rPr>
          <w:fldChar w:fldCharType="begin"/>
        </w:r>
        <w:r>
          <w:rPr>
            <w:noProof/>
            <w:webHidden/>
          </w:rPr>
          <w:instrText xml:space="preserve"> PAGEREF _Toc202469135 \h </w:instrText>
        </w:r>
        <w:r>
          <w:rPr>
            <w:noProof/>
            <w:webHidden/>
          </w:rPr>
        </w:r>
        <w:r>
          <w:rPr>
            <w:noProof/>
            <w:webHidden/>
          </w:rPr>
          <w:fldChar w:fldCharType="separate"/>
        </w:r>
        <w:r>
          <w:rPr>
            <w:noProof/>
            <w:webHidden/>
          </w:rPr>
          <w:t>6</w:t>
        </w:r>
        <w:r>
          <w:rPr>
            <w:noProof/>
            <w:webHidden/>
          </w:rPr>
          <w:fldChar w:fldCharType="end"/>
        </w:r>
      </w:hyperlink>
    </w:p>
    <w:p w14:paraId="70629C81" w14:textId="68EC25F9" w:rsidR="00B25486" w:rsidRDefault="00B25486">
      <w:pPr>
        <w:pStyle w:val="TOC1"/>
        <w:tabs>
          <w:tab w:val="left" w:pos="1200"/>
          <w:tab w:val="right" w:leader="dot" w:pos="9350"/>
        </w:tabs>
        <w:rPr>
          <w:rFonts w:asciiTheme="minorHAnsi" w:eastAsiaTheme="minorEastAsia" w:hAnsiTheme="minorHAnsi" w:cstheme="minorBidi"/>
          <w:smallCaps w:val="0"/>
          <w:noProof/>
          <w:color w:val="auto"/>
          <w:kern w:val="2"/>
          <w:sz w:val="24"/>
          <w:szCs w:val="24"/>
          <w:lang w:eastAsia="en-US"/>
          <w14:ligatures w14:val="standardContextual"/>
        </w:rPr>
      </w:pPr>
      <w:hyperlink w:anchor="_Toc202469136" w:history="1">
        <w:r w:rsidRPr="007C2E5F">
          <w:rPr>
            <w:rStyle w:val="Hyperlink"/>
            <w:rFonts w:ascii="Calibri" w:eastAsia="Calibri" w:hAnsi="Calibri" w:cs="Calibri"/>
            <w:noProof/>
            <w:kern w:val="24"/>
          </w:rPr>
          <w:t>5.4.3.1.</w:t>
        </w:r>
        <w:r>
          <w:rPr>
            <w:rFonts w:asciiTheme="minorHAnsi" w:eastAsiaTheme="minorEastAsia" w:hAnsiTheme="minorHAnsi" w:cstheme="minorBidi"/>
            <w:smallCaps w:val="0"/>
            <w:noProof/>
            <w:color w:val="auto"/>
            <w:kern w:val="2"/>
            <w:sz w:val="24"/>
            <w:szCs w:val="24"/>
            <w:lang w:eastAsia="en-US"/>
            <w14:ligatures w14:val="standardContextual"/>
          </w:rPr>
          <w:tab/>
        </w:r>
        <w:r w:rsidRPr="007C2E5F">
          <w:rPr>
            <w:rStyle w:val="Hyperlink"/>
            <w:rFonts w:ascii="Calibri" w:eastAsia="Calibri" w:hAnsi="Calibri" w:cs="Calibri"/>
            <w:noProof/>
            <w:kern w:val="24"/>
          </w:rPr>
          <w:t>Integrate with external tools and platforms (e.g., ALM, CRM, ERP systems) for seamless data flow. Offer APIs for custom integrations and data retrieval. Ability to maintain large datasets</w:t>
        </w:r>
        <w:r>
          <w:rPr>
            <w:noProof/>
            <w:webHidden/>
          </w:rPr>
          <w:tab/>
        </w:r>
        <w:r>
          <w:rPr>
            <w:noProof/>
            <w:webHidden/>
          </w:rPr>
          <w:fldChar w:fldCharType="begin"/>
        </w:r>
        <w:r>
          <w:rPr>
            <w:noProof/>
            <w:webHidden/>
          </w:rPr>
          <w:instrText xml:space="preserve"> PAGEREF _Toc202469136 \h </w:instrText>
        </w:r>
        <w:r>
          <w:rPr>
            <w:noProof/>
            <w:webHidden/>
          </w:rPr>
        </w:r>
        <w:r>
          <w:rPr>
            <w:noProof/>
            <w:webHidden/>
          </w:rPr>
          <w:fldChar w:fldCharType="separate"/>
        </w:r>
        <w:r>
          <w:rPr>
            <w:noProof/>
            <w:webHidden/>
          </w:rPr>
          <w:t>6</w:t>
        </w:r>
        <w:r>
          <w:rPr>
            <w:noProof/>
            <w:webHidden/>
          </w:rPr>
          <w:fldChar w:fldCharType="end"/>
        </w:r>
      </w:hyperlink>
    </w:p>
    <w:p w14:paraId="121B014B" w14:textId="43F6B0E2" w:rsidR="00B25486" w:rsidRDefault="00B25486">
      <w:pPr>
        <w:pStyle w:val="TOC1"/>
        <w:tabs>
          <w:tab w:val="left" w:pos="720"/>
          <w:tab w:val="right" w:leader="dot" w:pos="9350"/>
        </w:tabs>
        <w:rPr>
          <w:rFonts w:asciiTheme="minorHAnsi" w:eastAsiaTheme="minorEastAsia" w:hAnsiTheme="minorHAnsi" w:cstheme="minorBidi"/>
          <w:smallCaps w:val="0"/>
          <w:noProof/>
          <w:color w:val="auto"/>
          <w:kern w:val="2"/>
          <w:sz w:val="24"/>
          <w:szCs w:val="24"/>
          <w:lang w:eastAsia="en-US"/>
          <w14:ligatures w14:val="standardContextual"/>
        </w:rPr>
      </w:pPr>
      <w:hyperlink w:anchor="_Toc202469137" w:history="1">
        <w:r w:rsidRPr="007C2E5F">
          <w:rPr>
            <w:rStyle w:val="Hyperlink"/>
            <w:rFonts w:ascii="Calibri" w:hAnsi="Calibri" w:cs="Calibri"/>
            <w:noProof/>
          </w:rPr>
          <w:t>5.5.</w:t>
        </w:r>
        <w:r>
          <w:rPr>
            <w:rFonts w:asciiTheme="minorHAnsi" w:eastAsiaTheme="minorEastAsia" w:hAnsiTheme="minorHAnsi" w:cstheme="minorBidi"/>
            <w:smallCaps w:val="0"/>
            <w:noProof/>
            <w:color w:val="auto"/>
            <w:kern w:val="2"/>
            <w:sz w:val="24"/>
            <w:szCs w:val="24"/>
            <w:lang w:eastAsia="en-US"/>
            <w14:ligatures w14:val="standardContextual"/>
          </w:rPr>
          <w:tab/>
        </w:r>
        <w:r w:rsidRPr="007C2E5F">
          <w:rPr>
            <w:rStyle w:val="Hyperlink"/>
            <w:rFonts w:ascii="Calibri" w:hAnsi="Calibri" w:cs="Calibri"/>
            <w:noProof/>
          </w:rPr>
          <w:t>Metrics Monitoring and Governance</w:t>
        </w:r>
        <w:r>
          <w:rPr>
            <w:noProof/>
            <w:webHidden/>
          </w:rPr>
          <w:tab/>
        </w:r>
        <w:r>
          <w:rPr>
            <w:noProof/>
            <w:webHidden/>
          </w:rPr>
          <w:fldChar w:fldCharType="begin"/>
        </w:r>
        <w:r>
          <w:rPr>
            <w:noProof/>
            <w:webHidden/>
          </w:rPr>
          <w:instrText xml:space="preserve"> PAGEREF _Toc202469137 \h </w:instrText>
        </w:r>
        <w:r>
          <w:rPr>
            <w:noProof/>
            <w:webHidden/>
          </w:rPr>
        </w:r>
        <w:r>
          <w:rPr>
            <w:noProof/>
            <w:webHidden/>
          </w:rPr>
          <w:fldChar w:fldCharType="separate"/>
        </w:r>
        <w:r>
          <w:rPr>
            <w:noProof/>
            <w:webHidden/>
          </w:rPr>
          <w:t>6</w:t>
        </w:r>
        <w:r>
          <w:rPr>
            <w:noProof/>
            <w:webHidden/>
          </w:rPr>
          <w:fldChar w:fldCharType="end"/>
        </w:r>
      </w:hyperlink>
    </w:p>
    <w:p w14:paraId="310D5A9C" w14:textId="363BA280" w:rsidR="00B25486" w:rsidRDefault="00B25486">
      <w:pPr>
        <w:pStyle w:val="TOC1"/>
        <w:tabs>
          <w:tab w:val="left" w:pos="960"/>
          <w:tab w:val="right" w:leader="dot" w:pos="9350"/>
        </w:tabs>
        <w:rPr>
          <w:rFonts w:asciiTheme="minorHAnsi" w:eastAsiaTheme="minorEastAsia" w:hAnsiTheme="minorHAnsi" w:cstheme="minorBidi"/>
          <w:smallCaps w:val="0"/>
          <w:noProof/>
          <w:color w:val="auto"/>
          <w:kern w:val="2"/>
          <w:sz w:val="24"/>
          <w:szCs w:val="24"/>
          <w:lang w:eastAsia="en-US"/>
          <w14:ligatures w14:val="standardContextual"/>
        </w:rPr>
      </w:pPr>
      <w:hyperlink w:anchor="_Toc202469138" w:history="1">
        <w:r w:rsidRPr="007C2E5F">
          <w:rPr>
            <w:rStyle w:val="Hyperlink"/>
            <w:rFonts w:ascii="Calibri" w:hAnsi="Calibri" w:cs="Calibri"/>
            <w:noProof/>
          </w:rPr>
          <w:t>5.5.1.</w:t>
        </w:r>
        <w:r>
          <w:rPr>
            <w:rFonts w:asciiTheme="minorHAnsi" w:eastAsiaTheme="minorEastAsia" w:hAnsiTheme="minorHAnsi" w:cstheme="minorBidi"/>
            <w:smallCaps w:val="0"/>
            <w:noProof/>
            <w:color w:val="auto"/>
            <w:kern w:val="2"/>
            <w:sz w:val="24"/>
            <w:szCs w:val="24"/>
            <w:lang w:eastAsia="en-US"/>
            <w14:ligatures w14:val="standardContextual"/>
          </w:rPr>
          <w:tab/>
        </w:r>
        <w:r w:rsidRPr="007C2E5F">
          <w:rPr>
            <w:rStyle w:val="Hyperlink"/>
            <w:rFonts w:ascii="Calibri" w:hAnsi="Calibri" w:cs="Calibri"/>
            <w:noProof/>
          </w:rPr>
          <w:t>Metrics Review</w:t>
        </w:r>
        <w:r>
          <w:rPr>
            <w:noProof/>
            <w:webHidden/>
          </w:rPr>
          <w:tab/>
        </w:r>
        <w:r>
          <w:rPr>
            <w:noProof/>
            <w:webHidden/>
          </w:rPr>
          <w:fldChar w:fldCharType="begin"/>
        </w:r>
        <w:r>
          <w:rPr>
            <w:noProof/>
            <w:webHidden/>
          </w:rPr>
          <w:instrText xml:space="preserve"> PAGEREF _Toc202469138 \h </w:instrText>
        </w:r>
        <w:r>
          <w:rPr>
            <w:noProof/>
            <w:webHidden/>
          </w:rPr>
        </w:r>
        <w:r>
          <w:rPr>
            <w:noProof/>
            <w:webHidden/>
          </w:rPr>
          <w:fldChar w:fldCharType="separate"/>
        </w:r>
        <w:r>
          <w:rPr>
            <w:noProof/>
            <w:webHidden/>
          </w:rPr>
          <w:t>6</w:t>
        </w:r>
        <w:r>
          <w:rPr>
            <w:noProof/>
            <w:webHidden/>
          </w:rPr>
          <w:fldChar w:fldCharType="end"/>
        </w:r>
      </w:hyperlink>
    </w:p>
    <w:p w14:paraId="6859EDA2" w14:textId="2F8FBE55" w:rsidR="00B25486" w:rsidRDefault="00B25486">
      <w:pPr>
        <w:pStyle w:val="TOC1"/>
        <w:tabs>
          <w:tab w:val="left" w:pos="1200"/>
          <w:tab w:val="right" w:leader="dot" w:pos="9350"/>
        </w:tabs>
        <w:rPr>
          <w:rFonts w:asciiTheme="minorHAnsi" w:eastAsiaTheme="minorEastAsia" w:hAnsiTheme="minorHAnsi" w:cstheme="minorBidi"/>
          <w:smallCaps w:val="0"/>
          <w:noProof/>
          <w:color w:val="auto"/>
          <w:kern w:val="2"/>
          <w:sz w:val="24"/>
          <w:szCs w:val="24"/>
          <w:lang w:eastAsia="en-US"/>
          <w14:ligatures w14:val="standardContextual"/>
        </w:rPr>
      </w:pPr>
      <w:hyperlink w:anchor="_Toc202469139" w:history="1">
        <w:r w:rsidRPr="007C2E5F">
          <w:rPr>
            <w:rStyle w:val="Hyperlink"/>
            <w:rFonts w:ascii="Calibri" w:hAnsi="Calibri" w:cs="Calibri"/>
            <w:noProof/>
          </w:rPr>
          <w:t>5.5.1.1.</w:t>
        </w:r>
        <w:r>
          <w:rPr>
            <w:rFonts w:asciiTheme="minorHAnsi" w:eastAsiaTheme="minorEastAsia" w:hAnsiTheme="minorHAnsi" w:cstheme="minorBidi"/>
            <w:smallCaps w:val="0"/>
            <w:noProof/>
            <w:color w:val="auto"/>
            <w:kern w:val="2"/>
            <w:sz w:val="24"/>
            <w:szCs w:val="24"/>
            <w:lang w:eastAsia="en-US"/>
            <w14:ligatures w14:val="standardContextual"/>
          </w:rPr>
          <w:tab/>
        </w:r>
        <w:r w:rsidRPr="007C2E5F">
          <w:rPr>
            <w:rStyle w:val="Hyperlink"/>
            <w:rFonts w:ascii="Calibri" w:hAnsi="Calibri" w:cs="Calibri"/>
            <w:noProof/>
          </w:rPr>
          <w:t>Metrics along with trend to be shown for the selected project metrics based on reporting frequency</w:t>
        </w:r>
        <w:r>
          <w:rPr>
            <w:noProof/>
            <w:webHidden/>
          </w:rPr>
          <w:tab/>
        </w:r>
        <w:r>
          <w:rPr>
            <w:noProof/>
            <w:webHidden/>
          </w:rPr>
          <w:fldChar w:fldCharType="begin"/>
        </w:r>
        <w:r>
          <w:rPr>
            <w:noProof/>
            <w:webHidden/>
          </w:rPr>
          <w:instrText xml:space="preserve"> PAGEREF _Toc202469139 \h </w:instrText>
        </w:r>
        <w:r>
          <w:rPr>
            <w:noProof/>
            <w:webHidden/>
          </w:rPr>
        </w:r>
        <w:r>
          <w:rPr>
            <w:noProof/>
            <w:webHidden/>
          </w:rPr>
          <w:fldChar w:fldCharType="separate"/>
        </w:r>
        <w:r>
          <w:rPr>
            <w:noProof/>
            <w:webHidden/>
          </w:rPr>
          <w:t>6</w:t>
        </w:r>
        <w:r>
          <w:rPr>
            <w:noProof/>
            <w:webHidden/>
          </w:rPr>
          <w:fldChar w:fldCharType="end"/>
        </w:r>
      </w:hyperlink>
    </w:p>
    <w:p w14:paraId="5CFE4D52" w14:textId="7605B11A" w:rsidR="00B25486" w:rsidRDefault="00B25486">
      <w:pPr>
        <w:pStyle w:val="TOC1"/>
        <w:tabs>
          <w:tab w:val="left" w:pos="1200"/>
          <w:tab w:val="right" w:leader="dot" w:pos="9350"/>
        </w:tabs>
        <w:rPr>
          <w:rFonts w:asciiTheme="minorHAnsi" w:eastAsiaTheme="minorEastAsia" w:hAnsiTheme="minorHAnsi" w:cstheme="minorBidi"/>
          <w:smallCaps w:val="0"/>
          <w:noProof/>
          <w:color w:val="auto"/>
          <w:kern w:val="2"/>
          <w:sz w:val="24"/>
          <w:szCs w:val="24"/>
          <w:lang w:eastAsia="en-US"/>
          <w14:ligatures w14:val="standardContextual"/>
        </w:rPr>
      </w:pPr>
      <w:hyperlink w:anchor="_Toc202469140" w:history="1">
        <w:r w:rsidRPr="007C2E5F">
          <w:rPr>
            <w:rStyle w:val="Hyperlink"/>
            <w:rFonts w:ascii="Calibri" w:hAnsi="Calibri" w:cs="Calibri"/>
            <w:noProof/>
          </w:rPr>
          <w:t>5.5.1.2.</w:t>
        </w:r>
        <w:r>
          <w:rPr>
            <w:rFonts w:asciiTheme="minorHAnsi" w:eastAsiaTheme="minorEastAsia" w:hAnsiTheme="minorHAnsi" w:cstheme="minorBidi"/>
            <w:smallCaps w:val="0"/>
            <w:noProof/>
            <w:color w:val="auto"/>
            <w:kern w:val="2"/>
            <w:sz w:val="24"/>
            <w:szCs w:val="24"/>
            <w:lang w:eastAsia="en-US"/>
            <w14:ligatures w14:val="standardContextual"/>
          </w:rPr>
          <w:tab/>
        </w:r>
        <w:r w:rsidRPr="007C2E5F">
          <w:rPr>
            <w:rStyle w:val="Hyperlink"/>
            <w:rFonts w:ascii="Calibri" w:hAnsi="Calibri" w:cs="Calibri"/>
            <w:noProof/>
          </w:rPr>
          <w:t>DM, DD and DH – able to review the metrics data and metrics submitted by PMs and provide their commentary for the reporting frequency (Fortnightly/weekly/monthly basis).  The comments should be at project level for the defined frequency and should be able to override the comments already available</w:t>
        </w:r>
        <w:r>
          <w:rPr>
            <w:noProof/>
            <w:webHidden/>
          </w:rPr>
          <w:tab/>
        </w:r>
        <w:r>
          <w:rPr>
            <w:noProof/>
            <w:webHidden/>
          </w:rPr>
          <w:fldChar w:fldCharType="begin"/>
        </w:r>
        <w:r>
          <w:rPr>
            <w:noProof/>
            <w:webHidden/>
          </w:rPr>
          <w:instrText xml:space="preserve"> PAGEREF _Toc202469140 \h </w:instrText>
        </w:r>
        <w:r>
          <w:rPr>
            <w:noProof/>
            <w:webHidden/>
          </w:rPr>
        </w:r>
        <w:r>
          <w:rPr>
            <w:noProof/>
            <w:webHidden/>
          </w:rPr>
          <w:fldChar w:fldCharType="separate"/>
        </w:r>
        <w:r>
          <w:rPr>
            <w:noProof/>
            <w:webHidden/>
          </w:rPr>
          <w:t>6</w:t>
        </w:r>
        <w:r>
          <w:rPr>
            <w:noProof/>
            <w:webHidden/>
          </w:rPr>
          <w:fldChar w:fldCharType="end"/>
        </w:r>
      </w:hyperlink>
    </w:p>
    <w:p w14:paraId="22E92B17" w14:textId="5FC2182C" w:rsidR="00B25486" w:rsidRDefault="00B25486">
      <w:pPr>
        <w:pStyle w:val="TOC1"/>
        <w:tabs>
          <w:tab w:val="left" w:pos="1200"/>
          <w:tab w:val="right" w:leader="dot" w:pos="9350"/>
        </w:tabs>
        <w:rPr>
          <w:rFonts w:asciiTheme="minorHAnsi" w:eastAsiaTheme="minorEastAsia" w:hAnsiTheme="minorHAnsi" w:cstheme="minorBidi"/>
          <w:smallCaps w:val="0"/>
          <w:noProof/>
          <w:color w:val="auto"/>
          <w:kern w:val="2"/>
          <w:sz w:val="24"/>
          <w:szCs w:val="24"/>
          <w:lang w:eastAsia="en-US"/>
          <w14:ligatures w14:val="standardContextual"/>
        </w:rPr>
      </w:pPr>
      <w:hyperlink w:anchor="_Toc202469141" w:history="1">
        <w:r w:rsidRPr="007C2E5F">
          <w:rPr>
            <w:rStyle w:val="Hyperlink"/>
            <w:rFonts w:ascii="Calibri" w:hAnsi="Calibri" w:cs="Calibri"/>
            <w:noProof/>
          </w:rPr>
          <w:t>5.5.1.3.</w:t>
        </w:r>
        <w:r>
          <w:rPr>
            <w:rFonts w:asciiTheme="minorHAnsi" w:eastAsiaTheme="minorEastAsia" w:hAnsiTheme="minorHAnsi" w:cstheme="minorBidi"/>
            <w:smallCaps w:val="0"/>
            <w:noProof/>
            <w:color w:val="auto"/>
            <w:kern w:val="2"/>
            <w:sz w:val="24"/>
            <w:szCs w:val="24"/>
            <w:lang w:eastAsia="en-US"/>
            <w14:ligatures w14:val="standardContextual"/>
          </w:rPr>
          <w:tab/>
        </w:r>
        <w:r w:rsidRPr="007C2E5F">
          <w:rPr>
            <w:rStyle w:val="Hyperlink"/>
            <w:rFonts w:ascii="Calibri" w:hAnsi="Calibri" w:cs="Calibri"/>
            <w:noProof/>
          </w:rPr>
          <w:t>Separate fields to be maintained for each of the role and their respective comments along with the date and review status</w:t>
        </w:r>
        <w:r>
          <w:rPr>
            <w:noProof/>
            <w:webHidden/>
          </w:rPr>
          <w:tab/>
        </w:r>
        <w:r>
          <w:rPr>
            <w:noProof/>
            <w:webHidden/>
          </w:rPr>
          <w:fldChar w:fldCharType="begin"/>
        </w:r>
        <w:r>
          <w:rPr>
            <w:noProof/>
            <w:webHidden/>
          </w:rPr>
          <w:instrText xml:space="preserve"> PAGEREF _Toc202469141 \h </w:instrText>
        </w:r>
        <w:r>
          <w:rPr>
            <w:noProof/>
            <w:webHidden/>
          </w:rPr>
        </w:r>
        <w:r>
          <w:rPr>
            <w:noProof/>
            <w:webHidden/>
          </w:rPr>
          <w:fldChar w:fldCharType="separate"/>
        </w:r>
        <w:r>
          <w:rPr>
            <w:noProof/>
            <w:webHidden/>
          </w:rPr>
          <w:t>7</w:t>
        </w:r>
        <w:r>
          <w:rPr>
            <w:noProof/>
            <w:webHidden/>
          </w:rPr>
          <w:fldChar w:fldCharType="end"/>
        </w:r>
      </w:hyperlink>
    </w:p>
    <w:p w14:paraId="6626E533" w14:textId="36D1B8D1" w:rsidR="00B25486" w:rsidRDefault="00B25486">
      <w:pPr>
        <w:pStyle w:val="TOC1"/>
        <w:tabs>
          <w:tab w:val="left" w:pos="1200"/>
          <w:tab w:val="right" w:leader="dot" w:pos="9350"/>
        </w:tabs>
        <w:rPr>
          <w:rFonts w:asciiTheme="minorHAnsi" w:eastAsiaTheme="minorEastAsia" w:hAnsiTheme="minorHAnsi" w:cstheme="minorBidi"/>
          <w:smallCaps w:val="0"/>
          <w:noProof/>
          <w:color w:val="auto"/>
          <w:kern w:val="2"/>
          <w:sz w:val="24"/>
          <w:szCs w:val="24"/>
          <w:lang w:eastAsia="en-US"/>
          <w14:ligatures w14:val="standardContextual"/>
        </w:rPr>
      </w:pPr>
      <w:hyperlink w:anchor="_Toc202469142" w:history="1">
        <w:r w:rsidRPr="007C2E5F">
          <w:rPr>
            <w:rStyle w:val="Hyperlink"/>
            <w:rFonts w:ascii="Calibri" w:hAnsi="Calibri" w:cs="Calibri"/>
            <w:noProof/>
          </w:rPr>
          <w:t>5.5.1.4.</w:t>
        </w:r>
        <w:r>
          <w:rPr>
            <w:rFonts w:asciiTheme="minorHAnsi" w:eastAsiaTheme="minorEastAsia" w:hAnsiTheme="minorHAnsi" w:cstheme="minorBidi"/>
            <w:smallCaps w:val="0"/>
            <w:noProof/>
            <w:color w:val="auto"/>
            <w:kern w:val="2"/>
            <w:sz w:val="24"/>
            <w:szCs w:val="24"/>
            <w:lang w:eastAsia="en-US"/>
            <w14:ligatures w14:val="standardContextual"/>
          </w:rPr>
          <w:tab/>
        </w:r>
        <w:r w:rsidRPr="007C2E5F">
          <w:rPr>
            <w:rStyle w:val="Hyperlink"/>
            <w:rFonts w:ascii="Calibri" w:hAnsi="Calibri" w:cs="Calibri"/>
            <w:noProof/>
          </w:rPr>
          <w:t>PM should be able to track and close all the actions based on the feedback provided by DM / DD / DH</w:t>
        </w:r>
        <w:r>
          <w:rPr>
            <w:noProof/>
            <w:webHidden/>
          </w:rPr>
          <w:tab/>
        </w:r>
        <w:r>
          <w:rPr>
            <w:noProof/>
            <w:webHidden/>
          </w:rPr>
          <w:fldChar w:fldCharType="begin"/>
        </w:r>
        <w:r>
          <w:rPr>
            <w:noProof/>
            <w:webHidden/>
          </w:rPr>
          <w:instrText xml:space="preserve"> PAGEREF _Toc202469142 \h </w:instrText>
        </w:r>
        <w:r>
          <w:rPr>
            <w:noProof/>
            <w:webHidden/>
          </w:rPr>
        </w:r>
        <w:r>
          <w:rPr>
            <w:noProof/>
            <w:webHidden/>
          </w:rPr>
          <w:fldChar w:fldCharType="separate"/>
        </w:r>
        <w:r>
          <w:rPr>
            <w:noProof/>
            <w:webHidden/>
          </w:rPr>
          <w:t>7</w:t>
        </w:r>
        <w:r>
          <w:rPr>
            <w:noProof/>
            <w:webHidden/>
          </w:rPr>
          <w:fldChar w:fldCharType="end"/>
        </w:r>
      </w:hyperlink>
    </w:p>
    <w:p w14:paraId="7D33B92E" w14:textId="2F756F3F" w:rsidR="00B25486" w:rsidRDefault="00B25486">
      <w:pPr>
        <w:pStyle w:val="TOC1"/>
        <w:tabs>
          <w:tab w:val="left" w:pos="960"/>
          <w:tab w:val="right" w:leader="dot" w:pos="9350"/>
        </w:tabs>
        <w:rPr>
          <w:rFonts w:asciiTheme="minorHAnsi" w:eastAsiaTheme="minorEastAsia" w:hAnsiTheme="minorHAnsi" w:cstheme="minorBidi"/>
          <w:smallCaps w:val="0"/>
          <w:noProof/>
          <w:color w:val="auto"/>
          <w:kern w:val="2"/>
          <w:sz w:val="24"/>
          <w:szCs w:val="24"/>
          <w:lang w:eastAsia="en-US"/>
          <w14:ligatures w14:val="standardContextual"/>
        </w:rPr>
      </w:pPr>
      <w:hyperlink w:anchor="_Toc202469143" w:history="1">
        <w:r w:rsidRPr="007C2E5F">
          <w:rPr>
            <w:rStyle w:val="Hyperlink"/>
            <w:rFonts w:ascii="Calibri" w:hAnsi="Calibri" w:cs="Calibri"/>
            <w:noProof/>
          </w:rPr>
          <w:t>5.5.2.</w:t>
        </w:r>
        <w:r>
          <w:rPr>
            <w:rFonts w:asciiTheme="minorHAnsi" w:eastAsiaTheme="minorEastAsia" w:hAnsiTheme="minorHAnsi" w:cstheme="minorBidi"/>
            <w:smallCaps w:val="0"/>
            <w:noProof/>
            <w:color w:val="auto"/>
            <w:kern w:val="2"/>
            <w:sz w:val="24"/>
            <w:szCs w:val="24"/>
            <w:lang w:eastAsia="en-US"/>
            <w14:ligatures w14:val="standardContextual"/>
          </w:rPr>
          <w:tab/>
        </w:r>
        <w:r w:rsidRPr="007C2E5F">
          <w:rPr>
            <w:rStyle w:val="Hyperlink"/>
            <w:rFonts w:ascii="Calibri" w:hAnsi="Calibri" w:cs="Calibri"/>
            <w:noProof/>
          </w:rPr>
          <w:t>Governance</w:t>
        </w:r>
        <w:r>
          <w:rPr>
            <w:noProof/>
            <w:webHidden/>
          </w:rPr>
          <w:tab/>
        </w:r>
        <w:r>
          <w:rPr>
            <w:noProof/>
            <w:webHidden/>
          </w:rPr>
          <w:fldChar w:fldCharType="begin"/>
        </w:r>
        <w:r>
          <w:rPr>
            <w:noProof/>
            <w:webHidden/>
          </w:rPr>
          <w:instrText xml:space="preserve"> PAGEREF _Toc202469143 \h </w:instrText>
        </w:r>
        <w:r>
          <w:rPr>
            <w:noProof/>
            <w:webHidden/>
          </w:rPr>
        </w:r>
        <w:r>
          <w:rPr>
            <w:noProof/>
            <w:webHidden/>
          </w:rPr>
          <w:fldChar w:fldCharType="separate"/>
        </w:r>
        <w:r>
          <w:rPr>
            <w:noProof/>
            <w:webHidden/>
          </w:rPr>
          <w:t>7</w:t>
        </w:r>
        <w:r>
          <w:rPr>
            <w:noProof/>
            <w:webHidden/>
          </w:rPr>
          <w:fldChar w:fldCharType="end"/>
        </w:r>
      </w:hyperlink>
    </w:p>
    <w:p w14:paraId="445409E1" w14:textId="090892E0" w:rsidR="00B25486" w:rsidRDefault="00B25486">
      <w:pPr>
        <w:pStyle w:val="TOC1"/>
        <w:tabs>
          <w:tab w:val="left" w:pos="1200"/>
          <w:tab w:val="right" w:leader="dot" w:pos="9350"/>
        </w:tabs>
        <w:rPr>
          <w:rFonts w:asciiTheme="minorHAnsi" w:eastAsiaTheme="minorEastAsia" w:hAnsiTheme="minorHAnsi" w:cstheme="minorBidi"/>
          <w:smallCaps w:val="0"/>
          <w:noProof/>
          <w:color w:val="auto"/>
          <w:kern w:val="2"/>
          <w:sz w:val="24"/>
          <w:szCs w:val="24"/>
          <w:lang w:eastAsia="en-US"/>
          <w14:ligatures w14:val="standardContextual"/>
        </w:rPr>
      </w:pPr>
      <w:hyperlink w:anchor="_Toc202469144" w:history="1">
        <w:r w:rsidRPr="007C2E5F">
          <w:rPr>
            <w:rStyle w:val="Hyperlink"/>
            <w:rFonts w:ascii="Calibri" w:hAnsi="Calibri" w:cs="Calibri"/>
            <w:noProof/>
          </w:rPr>
          <w:t>5.5.2.1.</w:t>
        </w:r>
        <w:r>
          <w:rPr>
            <w:rFonts w:asciiTheme="minorHAnsi" w:eastAsiaTheme="minorEastAsia" w:hAnsiTheme="minorHAnsi" w:cstheme="minorBidi"/>
            <w:smallCaps w:val="0"/>
            <w:noProof/>
            <w:color w:val="auto"/>
            <w:kern w:val="2"/>
            <w:sz w:val="24"/>
            <w:szCs w:val="24"/>
            <w:lang w:eastAsia="en-US"/>
            <w14:ligatures w14:val="standardContextual"/>
          </w:rPr>
          <w:tab/>
        </w:r>
        <w:r w:rsidRPr="007C2E5F">
          <w:rPr>
            <w:rStyle w:val="Hyperlink"/>
            <w:rFonts w:ascii="Calibri" w:hAnsi="Calibri" w:cs="Calibri"/>
            <w:noProof/>
          </w:rPr>
          <w:t>Governance reviews at BU, Account or Project level to be provided</w:t>
        </w:r>
        <w:r>
          <w:rPr>
            <w:noProof/>
            <w:webHidden/>
          </w:rPr>
          <w:tab/>
        </w:r>
        <w:r>
          <w:rPr>
            <w:noProof/>
            <w:webHidden/>
          </w:rPr>
          <w:fldChar w:fldCharType="begin"/>
        </w:r>
        <w:r>
          <w:rPr>
            <w:noProof/>
            <w:webHidden/>
          </w:rPr>
          <w:instrText xml:space="preserve"> PAGEREF _Toc202469144 \h </w:instrText>
        </w:r>
        <w:r>
          <w:rPr>
            <w:noProof/>
            <w:webHidden/>
          </w:rPr>
        </w:r>
        <w:r>
          <w:rPr>
            <w:noProof/>
            <w:webHidden/>
          </w:rPr>
          <w:fldChar w:fldCharType="separate"/>
        </w:r>
        <w:r>
          <w:rPr>
            <w:noProof/>
            <w:webHidden/>
          </w:rPr>
          <w:t>7</w:t>
        </w:r>
        <w:r>
          <w:rPr>
            <w:noProof/>
            <w:webHidden/>
          </w:rPr>
          <w:fldChar w:fldCharType="end"/>
        </w:r>
      </w:hyperlink>
    </w:p>
    <w:p w14:paraId="670BD36E" w14:textId="31D27BCB" w:rsidR="00B25486" w:rsidRDefault="00B25486">
      <w:pPr>
        <w:pStyle w:val="TOC1"/>
        <w:tabs>
          <w:tab w:val="left" w:pos="1200"/>
          <w:tab w:val="right" w:leader="dot" w:pos="9350"/>
        </w:tabs>
        <w:rPr>
          <w:rFonts w:asciiTheme="minorHAnsi" w:eastAsiaTheme="minorEastAsia" w:hAnsiTheme="minorHAnsi" w:cstheme="minorBidi"/>
          <w:smallCaps w:val="0"/>
          <w:noProof/>
          <w:color w:val="auto"/>
          <w:kern w:val="2"/>
          <w:sz w:val="24"/>
          <w:szCs w:val="24"/>
          <w:lang w:eastAsia="en-US"/>
          <w14:ligatures w14:val="standardContextual"/>
        </w:rPr>
      </w:pPr>
      <w:hyperlink w:anchor="_Toc202469145" w:history="1">
        <w:r w:rsidRPr="007C2E5F">
          <w:rPr>
            <w:rStyle w:val="Hyperlink"/>
            <w:rFonts w:ascii="Calibri" w:hAnsi="Calibri" w:cs="Calibri"/>
            <w:noProof/>
          </w:rPr>
          <w:t>5.5.2.2.</w:t>
        </w:r>
        <w:r>
          <w:rPr>
            <w:rFonts w:asciiTheme="minorHAnsi" w:eastAsiaTheme="minorEastAsia" w:hAnsiTheme="minorHAnsi" w:cstheme="minorBidi"/>
            <w:smallCaps w:val="0"/>
            <w:noProof/>
            <w:color w:val="auto"/>
            <w:kern w:val="2"/>
            <w:sz w:val="24"/>
            <w:szCs w:val="24"/>
            <w:lang w:eastAsia="en-US"/>
            <w14:ligatures w14:val="standardContextual"/>
          </w:rPr>
          <w:tab/>
        </w:r>
        <w:r w:rsidRPr="007C2E5F">
          <w:rPr>
            <w:rStyle w:val="Hyperlink"/>
            <w:rFonts w:ascii="Calibri" w:hAnsi="Calibri" w:cs="Calibri"/>
            <w:noProof/>
          </w:rPr>
          <w:t>Comments on outcome of the Governance to be captured</w:t>
        </w:r>
        <w:r>
          <w:rPr>
            <w:noProof/>
            <w:webHidden/>
          </w:rPr>
          <w:tab/>
        </w:r>
        <w:r>
          <w:rPr>
            <w:noProof/>
            <w:webHidden/>
          </w:rPr>
          <w:fldChar w:fldCharType="begin"/>
        </w:r>
        <w:r>
          <w:rPr>
            <w:noProof/>
            <w:webHidden/>
          </w:rPr>
          <w:instrText xml:space="preserve"> PAGEREF _Toc202469145 \h </w:instrText>
        </w:r>
        <w:r>
          <w:rPr>
            <w:noProof/>
            <w:webHidden/>
          </w:rPr>
        </w:r>
        <w:r>
          <w:rPr>
            <w:noProof/>
            <w:webHidden/>
          </w:rPr>
          <w:fldChar w:fldCharType="separate"/>
        </w:r>
        <w:r>
          <w:rPr>
            <w:noProof/>
            <w:webHidden/>
          </w:rPr>
          <w:t>7</w:t>
        </w:r>
        <w:r>
          <w:rPr>
            <w:noProof/>
            <w:webHidden/>
          </w:rPr>
          <w:fldChar w:fldCharType="end"/>
        </w:r>
      </w:hyperlink>
    </w:p>
    <w:p w14:paraId="4BBB02DE" w14:textId="2AB877DE" w:rsidR="00B25486" w:rsidRDefault="00B25486">
      <w:pPr>
        <w:pStyle w:val="TOC1"/>
        <w:tabs>
          <w:tab w:val="left" w:pos="1200"/>
          <w:tab w:val="right" w:leader="dot" w:pos="9350"/>
        </w:tabs>
        <w:rPr>
          <w:rFonts w:asciiTheme="minorHAnsi" w:eastAsiaTheme="minorEastAsia" w:hAnsiTheme="minorHAnsi" w:cstheme="minorBidi"/>
          <w:smallCaps w:val="0"/>
          <w:noProof/>
          <w:color w:val="auto"/>
          <w:kern w:val="2"/>
          <w:sz w:val="24"/>
          <w:szCs w:val="24"/>
          <w:lang w:eastAsia="en-US"/>
          <w14:ligatures w14:val="standardContextual"/>
        </w:rPr>
      </w:pPr>
      <w:hyperlink w:anchor="_Toc202469146" w:history="1">
        <w:r w:rsidRPr="007C2E5F">
          <w:rPr>
            <w:rStyle w:val="Hyperlink"/>
            <w:rFonts w:ascii="Calibri" w:hAnsi="Calibri" w:cs="Calibri"/>
            <w:noProof/>
          </w:rPr>
          <w:t>5.5.2.3.</w:t>
        </w:r>
        <w:r>
          <w:rPr>
            <w:rFonts w:asciiTheme="minorHAnsi" w:eastAsiaTheme="minorEastAsia" w:hAnsiTheme="minorHAnsi" w:cstheme="minorBidi"/>
            <w:smallCaps w:val="0"/>
            <w:noProof/>
            <w:color w:val="auto"/>
            <w:kern w:val="2"/>
            <w:sz w:val="24"/>
            <w:szCs w:val="24"/>
            <w:lang w:eastAsia="en-US"/>
            <w14:ligatures w14:val="standardContextual"/>
          </w:rPr>
          <w:tab/>
        </w:r>
        <w:r w:rsidRPr="007C2E5F">
          <w:rPr>
            <w:rStyle w:val="Hyperlink"/>
            <w:rFonts w:ascii="Calibri" w:hAnsi="Calibri" w:cs="Calibri"/>
            <w:noProof/>
          </w:rPr>
          <w:t>Action Plan setting on Governance</w:t>
        </w:r>
        <w:r>
          <w:rPr>
            <w:noProof/>
            <w:webHidden/>
          </w:rPr>
          <w:tab/>
        </w:r>
        <w:r>
          <w:rPr>
            <w:noProof/>
            <w:webHidden/>
          </w:rPr>
          <w:fldChar w:fldCharType="begin"/>
        </w:r>
        <w:r>
          <w:rPr>
            <w:noProof/>
            <w:webHidden/>
          </w:rPr>
          <w:instrText xml:space="preserve"> PAGEREF _Toc202469146 \h </w:instrText>
        </w:r>
        <w:r>
          <w:rPr>
            <w:noProof/>
            <w:webHidden/>
          </w:rPr>
        </w:r>
        <w:r>
          <w:rPr>
            <w:noProof/>
            <w:webHidden/>
          </w:rPr>
          <w:fldChar w:fldCharType="separate"/>
        </w:r>
        <w:r>
          <w:rPr>
            <w:noProof/>
            <w:webHidden/>
          </w:rPr>
          <w:t>7</w:t>
        </w:r>
        <w:r>
          <w:rPr>
            <w:noProof/>
            <w:webHidden/>
          </w:rPr>
          <w:fldChar w:fldCharType="end"/>
        </w:r>
      </w:hyperlink>
    </w:p>
    <w:p w14:paraId="6069EBAB" w14:textId="56D6E426" w:rsidR="00B25486" w:rsidRDefault="00B25486">
      <w:pPr>
        <w:pStyle w:val="TOC1"/>
        <w:tabs>
          <w:tab w:val="left" w:pos="1200"/>
          <w:tab w:val="right" w:leader="dot" w:pos="9350"/>
        </w:tabs>
        <w:rPr>
          <w:rFonts w:asciiTheme="minorHAnsi" w:eastAsiaTheme="minorEastAsia" w:hAnsiTheme="minorHAnsi" w:cstheme="minorBidi"/>
          <w:smallCaps w:val="0"/>
          <w:noProof/>
          <w:color w:val="auto"/>
          <w:kern w:val="2"/>
          <w:sz w:val="24"/>
          <w:szCs w:val="24"/>
          <w:lang w:eastAsia="en-US"/>
          <w14:ligatures w14:val="standardContextual"/>
        </w:rPr>
      </w:pPr>
      <w:hyperlink w:anchor="_Toc202469147" w:history="1">
        <w:r w:rsidRPr="007C2E5F">
          <w:rPr>
            <w:rStyle w:val="Hyperlink"/>
            <w:rFonts w:ascii="Calibri" w:hAnsi="Calibri" w:cs="Calibri"/>
            <w:noProof/>
          </w:rPr>
          <w:t>5.5.2.4.</w:t>
        </w:r>
        <w:r>
          <w:rPr>
            <w:rFonts w:asciiTheme="minorHAnsi" w:eastAsiaTheme="minorEastAsia" w:hAnsiTheme="minorHAnsi" w:cstheme="minorBidi"/>
            <w:smallCaps w:val="0"/>
            <w:noProof/>
            <w:color w:val="auto"/>
            <w:kern w:val="2"/>
            <w:sz w:val="24"/>
            <w:szCs w:val="24"/>
            <w:lang w:eastAsia="en-US"/>
            <w14:ligatures w14:val="standardContextual"/>
          </w:rPr>
          <w:tab/>
        </w:r>
        <w:r w:rsidRPr="007C2E5F">
          <w:rPr>
            <w:rStyle w:val="Hyperlink"/>
            <w:rFonts w:ascii="Calibri" w:hAnsi="Calibri" w:cs="Calibri"/>
            <w:noProof/>
          </w:rPr>
          <w:t>Action Plan Tracking &amp; Closure</w:t>
        </w:r>
        <w:r>
          <w:rPr>
            <w:noProof/>
            <w:webHidden/>
          </w:rPr>
          <w:tab/>
        </w:r>
        <w:r>
          <w:rPr>
            <w:noProof/>
            <w:webHidden/>
          </w:rPr>
          <w:fldChar w:fldCharType="begin"/>
        </w:r>
        <w:r>
          <w:rPr>
            <w:noProof/>
            <w:webHidden/>
          </w:rPr>
          <w:instrText xml:space="preserve"> PAGEREF _Toc202469147 \h </w:instrText>
        </w:r>
        <w:r>
          <w:rPr>
            <w:noProof/>
            <w:webHidden/>
          </w:rPr>
        </w:r>
        <w:r>
          <w:rPr>
            <w:noProof/>
            <w:webHidden/>
          </w:rPr>
          <w:fldChar w:fldCharType="separate"/>
        </w:r>
        <w:r>
          <w:rPr>
            <w:noProof/>
            <w:webHidden/>
          </w:rPr>
          <w:t>7</w:t>
        </w:r>
        <w:r>
          <w:rPr>
            <w:noProof/>
            <w:webHidden/>
          </w:rPr>
          <w:fldChar w:fldCharType="end"/>
        </w:r>
      </w:hyperlink>
    </w:p>
    <w:p w14:paraId="5A82E3F9" w14:textId="26A1B6CD" w:rsidR="00B25486" w:rsidRDefault="00B25486">
      <w:pPr>
        <w:pStyle w:val="TOC1"/>
        <w:tabs>
          <w:tab w:val="left" w:pos="1200"/>
          <w:tab w:val="right" w:leader="dot" w:pos="9350"/>
        </w:tabs>
        <w:rPr>
          <w:rFonts w:asciiTheme="minorHAnsi" w:eastAsiaTheme="minorEastAsia" w:hAnsiTheme="minorHAnsi" w:cstheme="minorBidi"/>
          <w:smallCaps w:val="0"/>
          <w:noProof/>
          <w:color w:val="auto"/>
          <w:kern w:val="2"/>
          <w:sz w:val="24"/>
          <w:szCs w:val="24"/>
          <w:lang w:eastAsia="en-US"/>
          <w14:ligatures w14:val="standardContextual"/>
        </w:rPr>
      </w:pPr>
      <w:hyperlink w:anchor="_Toc202469148" w:history="1">
        <w:r w:rsidRPr="007C2E5F">
          <w:rPr>
            <w:rStyle w:val="Hyperlink"/>
            <w:rFonts w:ascii="Calibri" w:hAnsi="Calibri" w:cs="Calibri"/>
            <w:noProof/>
          </w:rPr>
          <w:t>5.5.2.5.</w:t>
        </w:r>
        <w:r>
          <w:rPr>
            <w:rFonts w:asciiTheme="minorHAnsi" w:eastAsiaTheme="minorEastAsia" w:hAnsiTheme="minorHAnsi" w:cstheme="minorBidi"/>
            <w:smallCaps w:val="0"/>
            <w:noProof/>
            <w:color w:val="auto"/>
            <w:kern w:val="2"/>
            <w:sz w:val="24"/>
            <w:szCs w:val="24"/>
            <w:lang w:eastAsia="en-US"/>
            <w14:ligatures w14:val="standardContextual"/>
          </w:rPr>
          <w:tab/>
        </w:r>
        <w:r w:rsidRPr="007C2E5F">
          <w:rPr>
            <w:rStyle w:val="Hyperlink"/>
            <w:rFonts w:ascii="Calibri" w:hAnsi="Calibri" w:cs="Calibri"/>
            <w:noProof/>
          </w:rPr>
          <w:t>Auto Creation Power Point Decks with Metrics Performance for Governance meetings</w:t>
        </w:r>
        <w:r>
          <w:rPr>
            <w:noProof/>
            <w:webHidden/>
          </w:rPr>
          <w:tab/>
        </w:r>
        <w:r>
          <w:rPr>
            <w:noProof/>
            <w:webHidden/>
          </w:rPr>
          <w:fldChar w:fldCharType="begin"/>
        </w:r>
        <w:r>
          <w:rPr>
            <w:noProof/>
            <w:webHidden/>
          </w:rPr>
          <w:instrText xml:space="preserve"> PAGEREF _Toc202469148 \h </w:instrText>
        </w:r>
        <w:r>
          <w:rPr>
            <w:noProof/>
            <w:webHidden/>
          </w:rPr>
        </w:r>
        <w:r>
          <w:rPr>
            <w:noProof/>
            <w:webHidden/>
          </w:rPr>
          <w:fldChar w:fldCharType="separate"/>
        </w:r>
        <w:r>
          <w:rPr>
            <w:noProof/>
            <w:webHidden/>
          </w:rPr>
          <w:t>7</w:t>
        </w:r>
        <w:r>
          <w:rPr>
            <w:noProof/>
            <w:webHidden/>
          </w:rPr>
          <w:fldChar w:fldCharType="end"/>
        </w:r>
      </w:hyperlink>
    </w:p>
    <w:p w14:paraId="6A70B407" w14:textId="732867A8" w:rsidR="00B25486" w:rsidRDefault="00B25486">
      <w:pPr>
        <w:pStyle w:val="TOC1"/>
        <w:tabs>
          <w:tab w:val="left" w:pos="960"/>
          <w:tab w:val="right" w:leader="dot" w:pos="9350"/>
        </w:tabs>
        <w:rPr>
          <w:rFonts w:asciiTheme="minorHAnsi" w:eastAsiaTheme="minorEastAsia" w:hAnsiTheme="minorHAnsi" w:cstheme="minorBidi"/>
          <w:smallCaps w:val="0"/>
          <w:noProof/>
          <w:color w:val="auto"/>
          <w:kern w:val="2"/>
          <w:sz w:val="24"/>
          <w:szCs w:val="24"/>
          <w:lang w:eastAsia="en-US"/>
          <w14:ligatures w14:val="standardContextual"/>
        </w:rPr>
      </w:pPr>
      <w:hyperlink w:anchor="_Toc202469149" w:history="1">
        <w:r w:rsidRPr="007C2E5F">
          <w:rPr>
            <w:rStyle w:val="Hyperlink"/>
            <w:rFonts w:ascii="Calibri" w:hAnsi="Calibri" w:cs="Calibri"/>
            <w:noProof/>
          </w:rPr>
          <w:t>5.5.3.</w:t>
        </w:r>
        <w:r>
          <w:rPr>
            <w:rFonts w:asciiTheme="minorHAnsi" w:eastAsiaTheme="minorEastAsia" w:hAnsiTheme="minorHAnsi" w:cstheme="minorBidi"/>
            <w:smallCaps w:val="0"/>
            <w:noProof/>
            <w:color w:val="auto"/>
            <w:kern w:val="2"/>
            <w:sz w:val="24"/>
            <w:szCs w:val="24"/>
            <w:lang w:eastAsia="en-US"/>
            <w14:ligatures w14:val="standardContextual"/>
          </w:rPr>
          <w:tab/>
        </w:r>
        <w:r w:rsidRPr="007C2E5F">
          <w:rPr>
            <w:rStyle w:val="Hyperlink"/>
            <w:rFonts w:ascii="Calibri" w:hAnsi="Calibri" w:cs="Calibri"/>
            <w:noProof/>
          </w:rPr>
          <w:t>Alerts/Notifications</w:t>
        </w:r>
        <w:r>
          <w:rPr>
            <w:noProof/>
            <w:webHidden/>
          </w:rPr>
          <w:tab/>
        </w:r>
        <w:r>
          <w:rPr>
            <w:noProof/>
            <w:webHidden/>
          </w:rPr>
          <w:fldChar w:fldCharType="begin"/>
        </w:r>
        <w:r>
          <w:rPr>
            <w:noProof/>
            <w:webHidden/>
          </w:rPr>
          <w:instrText xml:space="preserve"> PAGEREF _Toc202469149 \h </w:instrText>
        </w:r>
        <w:r>
          <w:rPr>
            <w:noProof/>
            <w:webHidden/>
          </w:rPr>
        </w:r>
        <w:r>
          <w:rPr>
            <w:noProof/>
            <w:webHidden/>
          </w:rPr>
          <w:fldChar w:fldCharType="separate"/>
        </w:r>
        <w:r>
          <w:rPr>
            <w:noProof/>
            <w:webHidden/>
          </w:rPr>
          <w:t>7</w:t>
        </w:r>
        <w:r>
          <w:rPr>
            <w:noProof/>
            <w:webHidden/>
          </w:rPr>
          <w:fldChar w:fldCharType="end"/>
        </w:r>
      </w:hyperlink>
    </w:p>
    <w:p w14:paraId="00B751F4" w14:textId="36F38F2C" w:rsidR="00B25486" w:rsidRDefault="00B25486">
      <w:pPr>
        <w:pStyle w:val="TOC1"/>
        <w:tabs>
          <w:tab w:val="left" w:pos="1200"/>
          <w:tab w:val="right" w:leader="dot" w:pos="9350"/>
        </w:tabs>
        <w:rPr>
          <w:rFonts w:asciiTheme="minorHAnsi" w:eastAsiaTheme="minorEastAsia" w:hAnsiTheme="minorHAnsi" w:cstheme="minorBidi"/>
          <w:smallCaps w:val="0"/>
          <w:noProof/>
          <w:color w:val="auto"/>
          <w:kern w:val="2"/>
          <w:sz w:val="24"/>
          <w:szCs w:val="24"/>
          <w:lang w:eastAsia="en-US"/>
          <w14:ligatures w14:val="standardContextual"/>
        </w:rPr>
      </w:pPr>
      <w:hyperlink w:anchor="_Toc202469150" w:history="1">
        <w:r w:rsidRPr="007C2E5F">
          <w:rPr>
            <w:rStyle w:val="Hyperlink"/>
            <w:rFonts w:ascii="Calibri" w:hAnsi="Calibri" w:cs="Calibri"/>
            <w:noProof/>
          </w:rPr>
          <w:t>5.5.3.1.</w:t>
        </w:r>
        <w:r>
          <w:rPr>
            <w:rFonts w:asciiTheme="minorHAnsi" w:eastAsiaTheme="minorEastAsia" w:hAnsiTheme="minorHAnsi" w:cstheme="minorBidi"/>
            <w:smallCaps w:val="0"/>
            <w:noProof/>
            <w:color w:val="auto"/>
            <w:kern w:val="2"/>
            <w:sz w:val="24"/>
            <w:szCs w:val="24"/>
            <w:lang w:eastAsia="en-US"/>
            <w14:ligatures w14:val="standardContextual"/>
          </w:rPr>
          <w:tab/>
        </w:r>
        <w:r w:rsidRPr="007C2E5F">
          <w:rPr>
            <w:rStyle w:val="Hyperlink"/>
            <w:rFonts w:ascii="Calibri" w:hAnsi="Calibri" w:cs="Calibri"/>
            <w:noProof/>
          </w:rPr>
          <w:t>As per project metrics reporting frequency alerts to be sent to PM for updating the metrics</w:t>
        </w:r>
        <w:r>
          <w:rPr>
            <w:noProof/>
            <w:webHidden/>
          </w:rPr>
          <w:tab/>
        </w:r>
        <w:r>
          <w:rPr>
            <w:noProof/>
            <w:webHidden/>
          </w:rPr>
          <w:fldChar w:fldCharType="begin"/>
        </w:r>
        <w:r>
          <w:rPr>
            <w:noProof/>
            <w:webHidden/>
          </w:rPr>
          <w:instrText xml:space="preserve"> PAGEREF _Toc202469150 \h </w:instrText>
        </w:r>
        <w:r>
          <w:rPr>
            <w:noProof/>
            <w:webHidden/>
          </w:rPr>
        </w:r>
        <w:r>
          <w:rPr>
            <w:noProof/>
            <w:webHidden/>
          </w:rPr>
          <w:fldChar w:fldCharType="separate"/>
        </w:r>
        <w:r>
          <w:rPr>
            <w:noProof/>
            <w:webHidden/>
          </w:rPr>
          <w:t>7</w:t>
        </w:r>
        <w:r>
          <w:rPr>
            <w:noProof/>
            <w:webHidden/>
          </w:rPr>
          <w:fldChar w:fldCharType="end"/>
        </w:r>
      </w:hyperlink>
    </w:p>
    <w:p w14:paraId="13CFB637" w14:textId="7AA2C664" w:rsidR="00B25486" w:rsidRDefault="00B25486">
      <w:pPr>
        <w:pStyle w:val="TOC1"/>
        <w:tabs>
          <w:tab w:val="left" w:pos="1200"/>
          <w:tab w:val="right" w:leader="dot" w:pos="9350"/>
        </w:tabs>
        <w:rPr>
          <w:rFonts w:asciiTheme="minorHAnsi" w:eastAsiaTheme="minorEastAsia" w:hAnsiTheme="minorHAnsi" w:cstheme="minorBidi"/>
          <w:smallCaps w:val="0"/>
          <w:noProof/>
          <w:color w:val="auto"/>
          <w:kern w:val="2"/>
          <w:sz w:val="24"/>
          <w:szCs w:val="24"/>
          <w:lang w:eastAsia="en-US"/>
          <w14:ligatures w14:val="standardContextual"/>
        </w:rPr>
      </w:pPr>
      <w:hyperlink w:anchor="_Toc202469151" w:history="1">
        <w:r w:rsidRPr="007C2E5F">
          <w:rPr>
            <w:rStyle w:val="Hyperlink"/>
            <w:rFonts w:ascii="Calibri" w:hAnsi="Calibri" w:cs="Calibri"/>
            <w:noProof/>
          </w:rPr>
          <w:t>5.5.3.2.</w:t>
        </w:r>
        <w:r>
          <w:rPr>
            <w:rFonts w:asciiTheme="minorHAnsi" w:eastAsiaTheme="minorEastAsia" w:hAnsiTheme="minorHAnsi" w:cstheme="minorBidi"/>
            <w:smallCaps w:val="0"/>
            <w:noProof/>
            <w:color w:val="auto"/>
            <w:kern w:val="2"/>
            <w:sz w:val="24"/>
            <w:szCs w:val="24"/>
            <w:lang w:eastAsia="en-US"/>
            <w14:ligatures w14:val="standardContextual"/>
          </w:rPr>
          <w:tab/>
        </w:r>
        <w:r w:rsidRPr="007C2E5F">
          <w:rPr>
            <w:rStyle w:val="Hyperlink"/>
            <w:rFonts w:ascii="Calibri" w:hAnsi="Calibri" w:cs="Calibri"/>
            <w:noProof/>
          </w:rPr>
          <w:t>Alerts to be triggered to next level if the metrics updates are not done within the defined threshold (Threshold to be configurable)</w:t>
        </w:r>
        <w:r>
          <w:rPr>
            <w:noProof/>
            <w:webHidden/>
          </w:rPr>
          <w:tab/>
        </w:r>
        <w:r>
          <w:rPr>
            <w:noProof/>
            <w:webHidden/>
          </w:rPr>
          <w:fldChar w:fldCharType="begin"/>
        </w:r>
        <w:r>
          <w:rPr>
            <w:noProof/>
            <w:webHidden/>
          </w:rPr>
          <w:instrText xml:space="preserve"> PAGEREF _Toc202469151 \h </w:instrText>
        </w:r>
        <w:r>
          <w:rPr>
            <w:noProof/>
            <w:webHidden/>
          </w:rPr>
        </w:r>
        <w:r>
          <w:rPr>
            <w:noProof/>
            <w:webHidden/>
          </w:rPr>
          <w:fldChar w:fldCharType="separate"/>
        </w:r>
        <w:r>
          <w:rPr>
            <w:noProof/>
            <w:webHidden/>
          </w:rPr>
          <w:t>7</w:t>
        </w:r>
        <w:r>
          <w:rPr>
            <w:noProof/>
            <w:webHidden/>
          </w:rPr>
          <w:fldChar w:fldCharType="end"/>
        </w:r>
      </w:hyperlink>
    </w:p>
    <w:p w14:paraId="228E14C8" w14:textId="4A00088D" w:rsidR="00B25486" w:rsidRDefault="00B25486">
      <w:pPr>
        <w:pStyle w:val="TOC1"/>
        <w:tabs>
          <w:tab w:val="left" w:pos="1200"/>
          <w:tab w:val="right" w:leader="dot" w:pos="9350"/>
        </w:tabs>
        <w:rPr>
          <w:rFonts w:asciiTheme="minorHAnsi" w:eastAsiaTheme="minorEastAsia" w:hAnsiTheme="minorHAnsi" w:cstheme="minorBidi"/>
          <w:smallCaps w:val="0"/>
          <w:noProof/>
          <w:color w:val="auto"/>
          <w:kern w:val="2"/>
          <w:sz w:val="24"/>
          <w:szCs w:val="24"/>
          <w:lang w:eastAsia="en-US"/>
          <w14:ligatures w14:val="standardContextual"/>
        </w:rPr>
      </w:pPr>
      <w:hyperlink w:anchor="_Toc202469152" w:history="1">
        <w:r w:rsidRPr="007C2E5F">
          <w:rPr>
            <w:rStyle w:val="Hyperlink"/>
            <w:rFonts w:ascii="Calibri" w:hAnsi="Calibri" w:cs="Calibri"/>
            <w:noProof/>
          </w:rPr>
          <w:t>5.5.3.3.</w:t>
        </w:r>
        <w:r>
          <w:rPr>
            <w:rFonts w:asciiTheme="minorHAnsi" w:eastAsiaTheme="minorEastAsia" w:hAnsiTheme="minorHAnsi" w:cstheme="minorBidi"/>
            <w:smallCaps w:val="0"/>
            <w:noProof/>
            <w:color w:val="auto"/>
            <w:kern w:val="2"/>
            <w:sz w:val="24"/>
            <w:szCs w:val="24"/>
            <w:lang w:eastAsia="en-US"/>
            <w14:ligatures w14:val="standardContextual"/>
          </w:rPr>
          <w:tab/>
        </w:r>
        <w:r w:rsidRPr="007C2E5F">
          <w:rPr>
            <w:rStyle w:val="Hyperlink"/>
            <w:rFonts w:ascii="Calibri" w:hAnsi="Calibri" w:cs="Calibri"/>
            <w:noProof/>
          </w:rPr>
          <w:t>On metrics submission, DM, DD , DH and CST partner to be notified about the same</w:t>
        </w:r>
        <w:r>
          <w:rPr>
            <w:noProof/>
            <w:webHidden/>
          </w:rPr>
          <w:tab/>
        </w:r>
        <w:r>
          <w:rPr>
            <w:noProof/>
            <w:webHidden/>
          </w:rPr>
          <w:fldChar w:fldCharType="begin"/>
        </w:r>
        <w:r>
          <w:rPr>
            <w:noProof/>
            <w:webHidden/>
          </w:rPr>
          <w:instrText xml:space="preserve"> PAGEREF _Toc202469152 \h </w:instrText>
        </w:r>
        <w:r>
          <w:rPr>
            <w:noProof/>
            <w:webHidden/>
          </w:rPr>
        </w:r>
        <w:r>
          <w:rPr>
            <w:noProof/>
            <w:webHidden/>
          </w:rPr>
          <w:fldChar w:fldCharType="separate"/>
        </w:r>
        <w:r>
          <w:rPr>
            <w:noProof/>
            <w:webHidden/>
          </w:rPr>
          <w:t>7</w:t>
        </w:r>
        <w:r>
          <w:rPr>
            <w:noProof/>
            <w:webHidden/>
          </w:rPr>
          <w:fldChar w:fldCharType="end"/>
        </w:r>
      </w:hyperlink>
    </w:p>
    <w:p w14:paraId="3FBFEF7F" w14:textId="1B387BBC" w:rsidR="00B25486" w:rsidRDefault="00B25486">
      <w:pPr>
        <w:pStyle w:val="TOC1"/>
        <w:tabs>
          <w:tab w:val="left" w:pos="1200"/>
          <w:tab w:val="right" w:leader="dot" w:pos="9350"/>
        </w:tabs>
        <w:rPr>
          <w:rFonts w:asciiTheme="minorHAnsi" w:eastAsiaTheme="minorEastAsia" w:hAnsiTheme="minorHAnsi" w:cstheme="minorBidi"/>
          <w:smallCaps w:val="0"/>
          <w:noProof/>
          <w:color w:val="auto"/>
          <w:kern w:val="2"/>
          <w:sz w:val="24"/>
          <w:szCs w:val="24"/>
          <w:lang w:eastAsia="en-US"/>
          <w14:ligatures w14:val="standardContextual"/>
        </w:rPr>
      </w:pPr>
      <w:hyperlink w:anchor="_Toc202469153" w:history="1">
        <w:r w:rsidRPr="007C2E5F">
          <w:rPr>
            <w:rStyle w:val="Hyperlink"/>
            <w:rFonts w:ascii="Calibri" w:hAnsi="Calibri" w:cs="Calibri"/>
            <w:noProof/>
          </w:rPr>
          <w:t>5.5.3.4.</w:t>
        </w:r>
        <w:r>
          <w:rPr>
            <w:rFonts w:asciiTheme="minorHAnsi" w:eastAsiaTheme="minorEastAsia" w:hAnsiTheme="minorHAnsi" w:cstheme="minorBidi"/>
            <w:smallCaps w:val="0"/>
            <w:noProof/>
            <w:color w:val="auto"/>
            <w:kern w:val="2"/>
            <w:sz w:val="24"/>
            <w:szCs w:val="24"/>
            <w:lang w:eastAsia="en-US"/>
            <w14:ligatures w14:val="standardContextual"/>
          </w:rPr>
          <w:tab/>
        </w:r>
        <w:r w:rsidRPr="007C2E5F">
          <w:rPr>
            <w:rStyle w:val="Hyperlink"/>
            <w:rFonts w:ascii="Calibri" w:hAnsi="Calibri" w:cs="Calibri"/>
            <w:noProof/>
          </w:rPr>
          <w:t>Alerts to be triggered to next level if the review of metrics not done within the defined threshold (Threshold to be configurable) either DM, DD or DH</w:t>
        </w:r>
        <w:r>
          <w:rPr>
            <w:noProof/>
            <w:webHidden/>
          </w:rPr>
          <w:tab/>
        </w:r>
        <w:r>
          <w:rPr>
            <w:noProof/>
            <w:webHidden/>
          </w:rPr>
          <w:fldChar w:fldCharType="begin"/>
        </w:r>
        <w:r>
          <w:rPr>
            <w:noProof/>
            <w:webHidden/>
          </w:rPr>
          <w:instrText xml:space="preserve"> PAGEREF _Toc202469153 \h </w:instrText>
        </w:r>
        <w:r>
          <w:rPr>
            <w:noProof/>
            <w:webHidden/>
          </w:rPr>
        </w:r>
        <w:r>
          <w:rPr>
            <w:noProof/>
            <w:webHidden/>
          </w:rPr>
          <w:fldChar w:fldCharType="separate"/>
        </w:r>
        <w:r>
          <w:rPr>
            <w:noProof/>
            <w:webHidden/>
          </w:rPr>
          <w:t>7</w:t>
        </w:r>
        <w:r>
          <w:rPr>
            <w:noProof/>
            <w:webHidden/>
          </w:rPr>
          <w:fldChar w:fldCharType="end"/>
        </w:r>
      </w:hyperlink>
    </w:p>
    <w:p w14:paraId="4153AB1F" w14:textId="63A6782F" w:rsidR="00B25486" w:rsidRDefault="00B25486">
      <w:pPr>
        <w:pStyle w:val="TOC1"/>
        <w:tabs>
          <w:tab w:val="left" w:pos="1200"/>
          <w:tab w:val="right" w:leader="dot" w:pos="9350"/>
        </w:tabs>
        <w:rPr>
          <w:rFonts w:asciiTheme="minorHAnsi" w:eastAsiaTheme="minorEastAsia" w:hAnsiTheme="minorHAnsi" w:cstheme="minorBidi"/>
          <w:smallCaps w:val="0"/>
          <w:noProof/>
          <w:color w:val="auto"/>
          <w:kern w:val="2"/>
          <w:sz w:val="24"/>
          <w:szCs w:val="24"/>
          <w:lang w:eastAsia="en-US"/>
          <w14:ligatures w14:val="standardContextual"/>
        </w:rPr>
      </w:pPr>
      <w:hyperlink w:anchor="_Toc202469154" w:history="1">
        <w:r w:rsidRPr="007C2E5F">
          <w:rPr>
            <w:rStyle w:val="Hyperlink"/>
            <w:rFonts w:ascii="Calibri" w:hAnsi="Calibri" w:cs="Calibri"/>
            <w:noProof/>
          </w:rPr>
          <w:t>5.5.3.5.</w:t>
        </w:r>
        <w:r>
          <w:rPr>
            <w:rFonts w:asciiTheme="minorHAnsi" w:eastAsiaTheme="minorEastAsia" w:hAnsiTheme="minorHAnsi" w:cstheme="minorBidi"/>
            <w:smallCaps w:val="0"/>
            <w:noProof/>
            <w:color w:val="auto"/>
            <w:kern w:val="2"/>
            <w:sz w:val="24"/>
            <w:szCs w:val="24"/>
            <w:lang w:eastAsia="en-US"/>
            <w14:ligatures w14:val="standardContextual"/>
          </w:rPr>
          <w:tab/>
        </w:r>
        <w:r w:rsidRPr="007C2E5F">
          <w:rPr>
            <w:rStyle w:val="Hyperlink"/>
            <w:rFonts w:ascii="Calibri" w:hAnsi="Calibri" w:cs="Calibri"/>
            <w:noProof/>
          </w:rPr>
          <w:t>All alerts or notifications to be copied to respective CST partners</w:t>
        </w:r>
        <w:r>
          <w:rPr>
            <w:noProof/>
            <w:webHidden/>
          </w:rPr>
          <w:tab/>
        </w:r>
        <w:r>
          <w:rPr>
            <w:noProof/>
            <w:webHidden/>
          </w:rPr>
          <w:fldChar w:fldCharType="begin"/>
        </w:r>
        <w:r>
          <w:rPr>
            <w:noProof/>
            <w:webHidden/>
          </w:rPr>
          <w:instrText xml:space="preserve"> PAGEREF _Toc202469154 \h </w:instrText>
        </w:r>
        <w:r>
          <w:rPr>
            <w:noProof/>
            <w:webHidden/>
          </w:rPr>
        </w:r>
        <w:r>
          <w:rPr>
            <w:noProof/>
            <w:webHidden/>
          </w:rPr>
          <w:fldChar w:fldCharType="separate"/>
        </w:r>
        <w:r>
          <w:rPr>
            <w:noProof/>
            <w:webHidden/>
          </w:rPr>
          <w:t>7</w:t>
        </w:r>
        <w:r>
          <w:rPr>
            <w:noProof/>
            <w:webHidden/>
          </w:rPr>
          <w:fldChar w:fldCharType="end"/>
        </w:r>
      </w:hyperlink>
    </w:p>
    <w:p w14:paraId="41D8AD76" w14:textId="12CA2075" w:rsidR="00B25486" w:rsidRDefault="00B25486">
      <w:pPr>
        <w:pStyle w:val="TOC1"/>
        <w:tabs>
          <w:tab w:val="left" w:pos="1200"/>
          <w:tab w:val="right" w:leader="dot" w:pos="9350"/>
        </w:tabs>
        <w:rPr>
          <w:rFonts w:asciiTheme="minorHAnsi" w:eastAsiaTheme="minorEastAsia" w:hAnsiTheme="minorHAnsi" w:cstheme="minorBidi"/>
          <w:smallCaps w:val="0"/>
          <w:noProof/>
          <w:color w:val="auto"/>
          <w:kern w:val="2"/>
          <w:sz w:val="24"/>
          <w:szCs w:val="24"/>
          <w:lang w:eastAsia="en-US"/>
          <w14:ligatures w14:val="standardContextual"/>
        </w:rPr>
      </w:pPr>
      <w:hyperlink w:anchor="_Toc202469155" w:history="1">
        <w:r w:rsidRPr="007C2E5F">
          <w:rPr>
            <w:rStyle w:val="Hyperlink"/>
            <w:rFonts w:ascii="Calibri" w:hAnsi="Calibri" w:cs="Calibri"/>
            <w:noProof/>
          </w:rPr>
          <w:t>5.5.3.6.</w:t>
        </w:r>
        <w:r>
          <w:rPr>
            <w:rFonts w:asciiTheme="minorHAnsi" w:eastAsiaTheme="minorEastAsia" w:hAnsiTheme="minorHAnsi" w:cstheme="minorBidi"/>
            <w:smallCaps w:val="0"/>
            <w:noProof/>
            <w:color w:val="auto"/>
            <w:kern w:val="2"/>
            <w:sz w:val="24"/>
            <w:szCs w:val="24"/>
            <w:lang w:eastAsia="en-US"/>
            <w14:ligatures w14:val="standardContextual"/>
          </w:rPr>
          <w:tab/>
        </w:r>
        <w:r w:rsidRPr="007C2E5F">
          <w:rPr>
            <w:rStyle w:val="Hyperlink"/>
            <w:rFonts w:ascii="Calibri" w:hAnsi="Calibri" w:cs="Calibri"/>
            <w:noProof/>
          </w:rPr>
          <w:t>Notification to be sent to PM, DM, DD, DH and CST partner whenever review updates are done</w:t>
        </w:r>
        <w:r>
          <w:rPr>
            <w:noProof/>
            <w:webHidden/>
          </w:rPr>
          <w:tab/>
        </w:r>
        <w:r>
          <w:rPr>
            <w:noProof/>
            <w:webHidden/>
          </w:rPr>
          <w:fldChar w:fldCharType="begin"/>
        </w:r>
        <w:r>
          <w:rPr>
            <w:noProof/>
            <w:webHidden/>
          </w:rPr>
          <w:instrText xml:space="preserve"> PAGEREF _Toc202469155 \h </w:instrText>
        </w:r>
        <w:r>
          <w:rPr>
            <w:noProof/>
            <w:webHidden/>
          </w:rPr>
        </w:r>
        <w:r>
          <w:rPr>
            <w:noProof/>
            <w:webHidden/>
          </w:rPr>
          <w:fldChar w:fldCharType="separate"/>
        </w:r>
        <w:r>
          <w:rPr>
            <w:noProof/>
            <w:webHidden/>
          </w:rPr>
          <w:t>7</w:t>
        </w:r>
        <w:r>
          <w:rPr>
            <w:noProof/>
            <w:webHidden/>
          </w:rPr>
          <w:fldChar w:fldCharType="end"/>
        </w:r>
      </w:hyperlink>
    </w:p>
    <w:p w14:paraId="3083629B" w14:textId="4D3FF279" w:rsidR="00B25486" w:rsidRDefault="00B25486">
      <w:pPr>
        <w:pStyle w:val="TOC1"/>
        <w:tabs>
          <w:tab w:val="left" w:pos="960"/>
          <w:tab w:val="right" w:leader="dot" w:pos="9350"/>
        </w:tabs>
        <w:rPr>
          <w:rFonts w:asciiTheme="minorHAnsi" w:eastAsiaTheme="minorEastAsia" w:hAnsiTheme="minorHAnsi" w:cstheme="minorBidi"/>
          <w:smallCaps w:val="0"/>
          <w:noProof/>
          <w:color w:val="auto"/>
          <w:kern w:val="2"/>
          <w:sz w:val="24"/>
          <w:szCs w:val="24"/>
          <w:lang w:eastAsia="en-US"/>
          <w14:ligatures w14:val="standardContextual"/>
        </w:rPr>
      </w:pPr>
      <w:hyperlink w:anchor="_Toc202469156" w:history="1">
        <w:r w:rsidRPr="007C2E5F">
          <w:rPr>
            <w:rStyle w:val="Hyperlink"/>
            <w:rFonts w:ascii="Calibri" w:eastAsia="Calibri" w:hAnsi="Calibri" w:cs="Calibri"/>
            <w:noProof/>
            <w:kern w:val="24"/>
          </w:rPr>
          <w:t>5.5.4.</w:t>
        </w:r>
        <w:r>
          <w:rPr>
            <w:rFonts w:asciiTheme="minorHAnsi" w:eastAsiaTheme="minorEastAsia" w:hAnsiTheme="minorHAnsi" w:cstheme="minorBidi"/>
            <w:smallCaps w:val="0"/>
            <w:noProof/>
            <w:color w:val="auto"/>
            <w:kern w:val="2"/>
            <w:sz w:val="24"/>
            <w:szCs w:val="24"/>
            <w:lang w:eastAsia="en-US"/>
            <w14:ligatures w14:val="standardContextual"/>
          </w:rPr>
          <w:tab/>
        </w:r>
        <w:r w:rsidRPr="007C2E5F">
          <w:rPr>
            <w:rStyle w:val="Hyperlink"/>
            <w:rFonts w:ascii="Calibri" w:hAnsi="Calibri" w:cs="Calibri"/>
            <w:noProof/>
          </w:rPr>
          <w:t>Metric</w:t>
        </w:r>
        <w:r w:rsidRPr="007C2E5F">
          <w:rPr>
            <w:rStyle w:val="Hyperlink"/>
            <w:rFonts w:ascii="Calibri" w:eastAsia="Calibri" w:hAnsi="Calibri" w:cs="Calibri"/>
            <w:noProof/>
            <w:kern w:val="24"/>
          </w:rPr>
          <w:t xml:space="preserve"> </w:t>
        </w:r>
        <w:r w:rsidRPr="007C2E5F">
          <w:rPr>
            <w:rStyle w:val="Hyperlink"/>
            <w:rFonts w:ascii="Calibri" w:hAnsi="Calibri" w:cs="Calibri"/>
            <w:noProof/>
          </w:rPr>
          <w:t>Analysis</w:t>
        </w:r>
        <w:r w:rsidRPr="007C2E5F">
          <w:rPr>
            <w:rStyle w:val="Hyperlink"/>
            <w:rFonts w:ascii="Calibri" w:eastAsia="Calibri" w:hAnsi="Calibri" w:cs="Calibri"/>
            <w:noProof/>
            <w:kern w:val="24"/>
          </w:rPr>
          <w:t>:</w:t>
        </w:r>
        <w:r>
          <w:rPr>
            <w:noProof/>
            <w:webHidden/>
          </w:rPr>
          <w:tab/>
        </w:r>
        <w:r>
          <w:rPr>
            <w:noProof/>
            <w:webHidden/>
          </w:rPr>
          <w:fldChar w:fldCharType="begin"/>
        </w:r>
        <w:r>
          <w:rPr>
            <w:noProof/>
            <w:webHidden/>
          </w:rPr>
          <w:instrText xml:space="preserve"> PAGEREF _Toc202469156 \h </w:instrText>
        </w:r>
        <w:r>
          <w:rPr>
            <w:noProof/>
            <w:webHidden/>
          </w:rPr>
        </w:r>
        <w:r>
          <w:rPr>
            <w:noProof/>
            <w:webHidden/>
          </w:rPr>
          <w:fldChar w:fldCharType="separate"/>
        </w:r>
        <w:r>
          <w:rPr>
            <w:noProof/>
            <w:webHidden/>
          </w:rPr>
          <w:t>7</w:t>
        </w:r>
        <w:r>
          <w:rPr>
            <w:noProof/>
            <w:webHidden/>
          </w:rPr>
          <w:fldChar w:fldCharType="end"/>
        </w:r>
      </w:hyperlink>
    </w:p>
    <w:p w14:paraId="3B6AACE0" w14:textId="7CA6F115" w:rsidR="00B25486" w:rsidRDefault="00B25486">
      <w:pPr>
        <w:pStyle w:val="TOC1"/>
        <w:tabs>
          <w:tab w:val="left" w:pos="1200"/>
          <w:tab w:val="right" w:leader="dot" w:pos="9350"/>
        </w:tabs>
        <w:rPr>
          <w:rFonts w:asciiTheme="minorHAnsi" w:eastAsiaTheme="minorEastAsia" w:hAnsiTheme="minorHAnsi" w:cstheme="minorBidi"/>
          <w:smallCaps w:val="0"/>
          <w:noProof/>
          <w:color w:val="auto"/>
          <w:kern w:val="2"/>
          <w:sz w:val="24"/>
          <w:szCs w:val="24"/>
          <w:lang w:eastAsia="en-US"/>
          <w14:ligatures w14:val="standardContextual"/>
        </w:rPr>
      </w:pPr>
      <w:hyperlink w:anchor="_Toc202469157" w:history="1">
        <w:r w:rsidRPr="007C2E5F">
          <w:rPr>
            <w:rStyle w:val="Hyperlink"/>
            <w:rFonts w:ascii="Calibri" w:hAnsi="Calibri" w:cs="Calibri"/>
            <w:noProof/>
          </w:rPr>
          <w:t>5.5.4.1.</w:t>
        </w:r>
        <w:r>
          <w:rPr>
            <w:rFonts w:asciiTheme="minorHAnsi" w:eastAsiaTheme="minorEastAsia" w:hAnsiTheme="minorHAnsi" w:cstheme="minorBidi"/>
            <w:smallCaps w:val="0"/>
            <w:noProof/>
            <w:color w:val="auto"/>
            <w:kern w:val="2"/>
            <w:sz w:val="24"/>
            <w:szCs w:val="24"/>
            <w:lang w:eastAsia="en-US"/>
            <w14:ligatures w14:val="standardContextual"/>
          </w:rPr>
          <w:tab/>
        </w:r>
        <w:r w:rsidRPr="007C2E5F">
          <w:rPr>
            <w:rStyle w:val="Hyperlink"/>
            <w:rFonts w:ascii="Calibri" w:hAnsi="Calibri" w:cs="Calibri"/>
            <w:noProof/>
          </w:rPr>
          <w:t>Metrics trend and analysis at various levels of Entities and frequency.</w:t>
        </w:r>
        <w:r>
          <w:rPr>
            <w:noProof/>
            <w:webHidden/>
          </w:rPr>
          <w:tab/>
        </w:r>
        <w:r>
          <w:rPr>
            <w:noProof/>
            <w:webHidden/>
          </w:rPr>
          <w:fldChar w:fldCharType="begin"/>
        </w:r>
        <w:r>
          <w:rPr>
            <w:noProof/>
            <w:webHidden/>
          </w:rPr>
          <w:instrText xml:space="preserve"> PAGEREF _Toc202469157 \h </w:instrText>
        </w:r>
        <w:r>
          <w:rPr>
            <w:noProof/>
            <w:webHidden/>
          </w:rPr>
        </w:r>
        <w:r>
          <w:rPr>
            <w:noProof/>
            <w:webHidden/>
          </w:rPr>
          <w:fldChar w:fldCharType="separate"/>
        </w:r>
        <w:r>
          <w:rPr>
            <w:noProof/>
            <w:webHidden/>
          </w:rPr>
          <w:t>7</w:t>
        </w:r>
        <w:r>
          <w:rPr>
            <w:noProof/>
            <w:webHidden/>
          </w:rPr>
          <w:fldChar w:fldCharType="end"/>
        </w:r>
      </w:hyperlink>
    </w:p>
    <w:p w14:paraId="0676DBAE" w14:textId="457C909F" w:rsidR="00B25486" w:rsidRDefault="00B25486">
      <w:pPr>
        <w:pStyle w:val="TOC1"/>
        <w:tabs>
          <w:tab w:val="left" w:pos="1200"/>
          <w:tab w:val="right" w:leader="dot" w:pos="9350"/>
        </w:tabs>
        <w:rPr>
          <w:rFonts w:asciiTheme="minorHAnsi" w:eastAsiaTheme="minorEastAsia" w:hAnsiTheme="minorHAnsi" w:cstheme="minorBidi"/>
          <w:smallCaps w:val="0"/>
          <w:noProof/>
          <w:color w:val="auto"/>
          <w:kern w:val="2"/>
          <w:sz w:val="24"/>
          <w:szCs w:val="24"/>
          <w:lang w:eastAsia="en-US"/>
          <w14:ligatures w14:val="standardContextual"/>
        </w:rPr>
      </w:pPr>
      <w:hyperlink w:anchor="_Toc202469158" w:history="1">
        <w:r w:rsidRPr="007C2E5F">
          <w:rPr>
            <w:rStyle w:val="Hyperlink"/>
            <w:rFonts w:ascii="Calibri" w:hAnsi="Calibri" w:cs="Calibri"/>
            <w:noProof/>
          </w:rPr>
          <w:t>5.5.4.2.</w:t>
        </w:r>
        <w:r>
          <w:rPr>
            <w:rFonts w:asciiTheme="minorHAnsi" w:eastAsiaTheme="minorEastAsia" w:hAnsiTheme="minorHAnsi" w:cstheme="minorBidi"/>
            <w:smallCaps w:val="0"/>
            <w:noProof/>
            <w:color w:val="auto"/>
            <w:kern w:val="2"/>
            <w:sz w:val="24"/>
            <w:szCs w:val="24"/>
            <w:lang w:eastAsia="en-US"/>
            <w14:ligatures w14:val="standardContextual"/>
          </w:rPr>
          <w:tab/>
        </w:r>
        <w:r w:rsidRPr="007C2E5F">
          <w:rPr>
            <w:rStyle w:val="Hyperlink"/>
            <w:rFonts w:ascii="Calibri" w:hAnsi="Calibri" w:cs="Calibri"/>
            <w:noProof/>
          </w:rPr>
          <w:t>Assess historical data, discover patterns, observe trends, and use that information to predict future trends as part of Predictive Analysis.</w:t>
        </w:r>
        <w:r>
          <w:rPr>
            <w:noProof/>
            <w:webHidden/>
          </w:rPr>
          <w:tab/>
        </w:r>
        <w:r>
          <w:rPr>
            <w:noProof/>
            <w:webHidden/>
          </w:rPr>
          <w:fldChar w:fldCharType="begin"/>
        </w:r>
        <w:r>
          <w:rPr>
            <w:noProof/>
            <w:webHidden/>
          </w:rPr>
          <w:instrText xml:space="preserve"> PAGEREF _Toc202469158 \h </w:instrText>
        </w:r>
        <w:r>
          <w:rPr>
            <w:noProof/>
            <w:webHidden/>
          </w:rPr>
        </w:r>
        <w:r>
          <w:rPr>
            <w:noProof/>
            <w:webHidden/>
          </w:rPr>
          <w:fldChar w:fldCharType="separate"/>
        </w:r>
        <w:r>
          <w:rPr>
            <w:noProof/>
            <w:webHidden/>
          </w:rPr>
          <w:t>7</w:t>
        </w:r>
        <w:r>
          <w:rPr>
            <w:noProof/>
            <w:webHidden/>
          </w:rPr>
          <w:fldChar w:fldCharType="end"/>
        </w:r>
      </w:hyperlink>
    </w:p>
    <w:p w14:paraId="18D64E92" w14:textId="61020EEE" w:rsidR="00B25486" w:rsidRDefault="00B25486">
      <w:pPr>
        <w:pStyle w:val="TOC1"/>
        <w:tabs>
          <w:tab w:val="left" w:pos="1200"/>
          <w:tab w:val="right" w:leader="dot" w:pos="9350"/>
        </w:tabs>
        <w:rPr>
          <w:rFonts w:asciiTheme="minorHAnsi" w:eastAsiaTheme="minorEastAsia" w:hAnsiTheme="minorHAnsi" w:cstheme="minorBidi"/>
          <w:smallCaps w:val="0"/>
          <w:noProof/>
          <w:color w:val="auto"/>
          <w:kern w:val="2"/>
          <w:sz w:val="24"/>
          <w:szCs w:val="24"/>
          <w:lang w:eastAsia="en-US"/>
          <w14:ligatures w14:val="standardContextual"/>
        </w:rPr>
      </w:pPr>
      <w:hyperlink w:anchor="_Toc202469159" w:history="1">
        <w:r w:rsidRPr="007C2E5F">
          <w:rPr>
            <w:rStyle w:val="Hyperlink"/>
            <w:rFonts w:ascii="Calibri" w:hAnsi="Calibri" w:cs="Calibri"/>
            <w:noProof/>
          </w:rPr>
          <w:t>5.5.4.3.</w:t>
        </w:r>
        <w:r>
          <w:rPr>
            <w:rFonts w:asciiTheme="minorHAnsi" w:eastAsiaTheme="minorEastAsia" w:hAnsiTheme="minorHAnsi" w:cstheme="minorBidi"/>
            <w:smallCaps w:val="0"/>
            <w:noProof/>
            <w:color w:val="auto"/>
            <w:kern w:val="2"/>
            <w:sz w:val="24"/>
            <w:szCs w:val="24"/>
            <w:lang w:eastAsia="en-US"/>
            <w14:ligatures w14:val="standardContextual"/>
          </w:rPr>
          <w:tab/>
        </w:r>
        <w:r w:rsidRPr="007C2E5F">
          <w:rPr>
            <w:rStyle w:val="Hyperlink"/>
            <w:rFonts w:ascii="Calibri" w:hAnsi="Calibri" w:cs="Calibri"/>
            <w:noProof/>
          </w:rPr>
          <w:t>Enable Root cause Analysis to identify root causes for any Positive or negative trend.</w:t>
        </w:r>
        <w:r>
          <w:rPr>
            <w:noProof/>
            <w:webHidden/>
          </w:rPr>
          <w:tab/>
        </w:r>
        <w:r>
          <w:rPr>
            <w:noProof/>
            <w:webHidden/>
          </w:rPr>
          <w:fldChar w:fldCharType="begin"/>
        </w:r>
        <w:r>
          <w:rPr>
            <w:noProof/>
            <w:webHidden/>
          </w:rPr>
          <w:instrText xml:space="preserve"> PAGEREF _Toc202469159 \h </w:instrText>
        </w:r>
        <w:r>
          <w:rPr>
            <w:noProof/>
            <w:webHidden/>
          </w:rPr>
        </w:r>
        <w:r>
          <w:rPr>
            <w:noProof/>
            <w:webHidden/>
          </w:rPr>
          <w:fldChar w:fldCharType="separate"/>
        </w:r>
        <w:r>
          <w:rPr>
            <w:noProof/>
            <w:webHidden/>
          </w:rPr>
          <w:t>7</w:t>
        </w:r>
        <w:r>
          <w:rPr>
            <w:noProof/>
            <w:webHidden/>
          </w:rPr>
          <w:fldChar w:fldCharType="end"/>
        </w:r>
      </w:hyperlink>
    </w:p>
    <w:p w14:paraId="7090FEE5" w14:textId="541D4149" w:rsidR="00B25486" w:rsidRDefault="00B25486">
      <w:pPr>
        <w:pStyle w:val="TOC1"/>
        <w:tabs>
          <w:tab w:val="left" w:pos="1200"/>
          <w:tab w:val="right" w:leader="dot" w:pos="9350"/>
        </w:tabs>
        <w:rPr>
          <w:rFonts w:asciiTheme="minorHAnsi" w:eastAsiaTheme="minorEastAsia" w:hAnsiTheme="minorHAnsi" w:cstheme="minorBidi"/>
          <w:smallCaps w:val="0"/>
          <w:noProof/>
          <w:color w:val="auto"/>
          <w:kern w:val="2"/>
          <w:sz w:val="24"/>
          <w:szCs w:val="24"/>
          <w:lang w:eastAsia="en-US"/>
          <w14:ligatures w14:val="standardContextual"/>
        </w:rPr>
      </w:pPr>
      <w:hyperlink w:anchor="_Toc202469160" w:history="1">
        <w:r w:rsidRPr="007C2E5F">
          <w:rPr>
            <w:rStyle w:val="Hyperlink"/>
            <w:rFonts w:ascii="Calibri" w:hAnsi="Calibri" w:cs="Calibri"/>
            <w:noProof/>
          </w:rPr>
          <w:t>5.5.4.4.</w:t>
        </w:r>
        <w:r>
          <w:rPr>
            <w:rFonts w:asciiTheme="minorHAnsi" w:eastAsiaTheme="minorEastAsia" w:hAnsiTheme="minorHAnsi" w:cstheme="minorBidi"/>
            <w:smallCaps w:val="0"/>
            <w:noProof/>
            <w:color w:val="auto"/>
            <w:kern w:val="2"/>
            <w:sz w:val="24"/>
            <w:szCs w:val="24"/>
            <w:lang w:eastAsia="en-US"/>
            <w14:ligatures w14:val="standardContextual"/>
          </w:rPr>
          <w:tab/>
        </w:r>
        <w:r w:rsidRPr="007C2E5F">
          <w:rPr>
            <w:rStyle w:val="Hyperlink"/>
            <w:rFonts w:ascii="Calibri" w:hAnsi="Calibri" w:cs="Calibri"/>
            <w:noProof/>
          </w:rPr>
          <w:t>Action Plan setting on Analysis</w:t>
        </w:r>
        <w:r>
          <w:rPr>
            <w:noProof/>
            <w:webHidden/>
          </w:rPr>
          <w:tab/>
        </w:r>
        <w:r>
          <w:rPr>
            <w:noProof/>
            <w:webHidden/>
          </w:rPr>
          <w:fldChar w:fldCharType="begin"/>
        </w:r>
        <w:r>
          <w:rPr>
            <w:noProof/>
            <w:webHidden/>
          </w:rPr>
          <w:instrText xml:space="preserve"> PAGEREF _Toc202469160 \h </w:instrText>
        </w:r>
        <w:r>
          <w:rPr>
            <w:noProof/>
            <w:webHidden/>
          </w:rPr>
        </w:r>
        <w:r>
          <w:rPr>
            <w:noProof/>
            <w:webHidden/>
          </w:rPr>
          <w:fldChar w:fldCharType="separate"/>
        </w:r>
        <w:r>
          <w:rPr>
            <w:noProof/>
            <w:webHidden/>
          </w:rPr>
          <w:t>7</w:t>
        </w:r>
        <w:r>
          <w:rPr>
            <w:noProof/>
            <w:webHidden/>
          </w:rPr>
          <w:fldChar w:fldCharType="end"/>
        </w:r>
      </w:hyperlink>
    </w:p>
    <w:p w14:paraId="058F7874" w14:textId="1E81DCA8" w:rsidR="00B25486" w:rsidRDefault="00B25486">
      <w:pPr>
        <w:pStyle w:val="TOC1"/>
        <w:tabs>
          <w:tab w:val="left" w:pos="1200"/>
          <w:tab w:val="right" w:leader="dot" w:pos="9350"/>
        </w:tabs>
        <w:rPr>
          <w:rFonts w:asciiTheme="minorHAnsi" w:eastAsiaTheme="minorEastAsia" w:hAnsiTheme="minorHAnsi" w:cstheme="minorBidi"/>
          <w:smallCaps w:val="0"/>
          <w:noProof/>
          <w:color w:val="auto"/>
          <w:kern w:val="2"/>
          <w:sz w:val="24"/>
          <w:szCs w:val="24"/>
          <w:lang w:eastAsia="en-US"/>
          <w14:ligatures w14:val="standardContextual"/>
        </w:rPr>
      </w:pPr>
      <w:hyperlink w:anchor="_Toc202469161" w:history="1">
        <w:r w:rsidRPr="007C2E5F">
          <w:rPr>
            <w:rStyle w:val="Hyperlink"/>
            <w:rFonts w:ascii="Calibri" w:hAnsi="Calibri" w:cs="Calibri"/>
            <w:noProof/>
          </w:rPr>
          <w:t>5.5.4.5.</w:t>
        </w:r>
        <w:r>
          <w:rPr>
            <w:rFonts w:asciiTheme="minorHAnsi" w:eastAsiaTheme="minorEastAsia" w:hAnsiTheme="minorHAnsi" w:cstheme="minorBidi"/>
            <w:smallCaps w:val="0"/>
            <w:noProof/>
            <w:color w:val="auto"/>
            <w:kern w:val="2"/>
            <w:sz w:val="24"/>
            <w:szCs w:val="24"/>
            <w:lang w:eastAsia="en-US"/>
            <w14:ligatures w14:val="standardContextual"/>
          </w:rPr>
          <w:tab/>
        </w:r>
        <w:r w:rsidRPr="007C2E5F">
          <w:rPr>
            <w:rStyle w:val="Hyperlink"/>
            <w:rFonts w:ascii="Calibri" w:hAnsi="Calibri" w:cs="Calibri"/>
            <w:noProof/>
          </w:rPr>
          <w:t>Action Plan Tracking &amp; Closure</w:t>
        </w:r>
        <w:r>
          <w:rPr>
            <w:noProof/>
            <w:webHidden/>
          </w:rPr>
          <w:tab/>
        </w:r>
        <w:r>
          <w:rPr>
            <w:noProof/>
            <w:webHidden/>
          </w:rPr>
          <w:fldChar w:fldCharType="begin"/>
        </w:r>
        <w:r>
          <w:rPr>
            <w:noProof/>
            <w:webHidden/>
          </w:rPr>
          <w:instrText xml:space="preserve"> PAGEREF _Toc202469161 \h </w:instrText>
        </w:r>
        <w:r>
          <w:rPr>
            <w:noProof/>
            <w:webHidden/>
          </w:rPr>
        </w:r>
        <w:r>
          <w:rPr>
            <w:noProof/>
            <w:webHidden/>
          </w:rPr>
          <w:fldChar w:fldCharType="separate"/>
        </w:r>
        <w:r>
          <w:rPr>
            <w:noProof/>
            <w:webHidden/>
          </w:rPr>
          <w:t>7</w:t>
        </w:r>
        <w:r>
          <w:rPr>
            <w:noProof/>
            <w:webHidden/>
          </w:rPr>
          <w:fldChar w:fldCharType="end"/>
        </w:r>
      </w:hyperlink>
    </w:p>
    <w:p w14:paraId="6C0CA4EC" w14:textId="0F5C0AB4" w:rsidR="00B25486" w:rsidRDefault="00B25486">
      <w:pPr>
        <w:pStyle w:val="TOC1"/>
        <w:tabs>
          <w:tab w:val="left" w:pos="720"/>
          <w:tab w:val="right" w:leader="dot" w:pos="9350"/>
        </w:tabs>
        <w:rPr>
          <w:rFonts w:asciiTheme="minorHAnsi" w:eastAsiaTheme="minorEastAsia" w:hAnsiTheme="minorHAnsi" w:cstheme="minorBidi"/>
          <w:smallCaps w:val="0"/>
          <w:noProof/>
          <w:color w:val="auto"/>
          <w:kern w:val="2"/>
          <w:sz w:val="24"/>
          <w:szCs w:val="24"/>
          <w:lang w:eastAsia="en-US"/>
          <w14:ligatures w14:val="standardContextual"/>
        </w:rPr>
      </w:pPr>
      <w:hyperlink w:anchor="_Toc202469162" w:history="1">
        <w:r w:rsidRPr="007C2E5F">
          <w:rPr>
            <w:rStyle w:val="Hyperlink"/>
            <w:rFonts w:ascii="Calibri" w:eastAsia="Calibri" w:hAnsi="Calibri" w:cs="Calibri"/>
            <w:noProof/>
          </w:rPr>
          <w:t>5.6.</w:t>
        </w:r>
        <w:r>
          <w:rPr>
            <w:rFonts w:asciiTheme="minorHAnsi" w:eastAsiaTheme="minorEastAsia" w:hAnsiTheme="minorHAnsi" w:cstheme="minorBidi"/>
            <w:smallCaps w:val="0"/>
            <w:noProof/>
            <w:color w:val="auto"/>
            <w:kern w:val="2"/>
            <w:sz w:val="24"/>
            <w:szCs w:val="24"/>
            <w:lang w:eastAsia="en-US"/>
            <w14:ligatures w14:val="standardContextual"/>
          </w:rPr>
          <w:tab/>
        </w:r>
        <w:r w:rsidRPr="007C2E5F">
          <w:rPr>
            <w:rStyle w:val="Hyperlink"/>
            <w:rFonts w:ascii="Calibri" w:eastAsia="Calibri" w:hAnsi="Calibri" w:cs="Calibri"/>
            <w:noProof/>
          </w:rPr>
          <w:t xml:space="preserve">Data </w:t>
        </w:r>
        <w:r w:rsidRPr="007C2E5F">
          <w:rPr>
            <w:rStyle w:val="Hyperlink"/>
            <w:rFonts w:ascii="Calibri" w:hAnsi="Calibri" w:cs="Calibri"/>
            <w:noProof/>
          </w:rPr>
          <w:t>Visualization</w:t>
        </w:r>
        <w:r w:rsidRPr="007C2E5F">
          <w:rPr>
            <w:rStyle w:val="Hyperlink"/>
            <w:rFonts w:ascii="Calibri" w:eastAsia="Calibri" w:hAnsi="Calibri" w:cs="Calibri"/>
            <w:noProof/>
          </w:rPr>
          <w:t xml:space="preserve"> &amp; Reporting</w:t>
        </w:r>
        <w:r>
          <w:rPr>
            <w:noProof/>
            <w:webHidden/>
          </w:rPr>
          <w:tab/>
        </w:r>
        <w:r>
          <w:rPr>
            <w:noProof/>
            <w:webHidden/>
          </w:rPr>
          <w:fldChar w:fldCharType="begin"/>
        </w:r>
        <w:r>
          <w:rPr>
            <w:noProof/>
            <w:webHidden/>
          </w:rPr>
          <w:instrText xml:space="preserve"> PAGEREF _Toc202469162 \h </w:instrText>
        </w:r>
        <w:r>
          <w:rPr>
            <w:noProof/>
            <w:webHidden/>
          </w:rPr>
        </w:r>
        <w:r>
          <w:rPr>
            <w:noProof/>
            <w:webHidden/>
          </w:rPr>
          <w:fldChar w:fldCharType="separate"/>
        </w:r>
        <w:r>
          <w:rPr>
            <w:noProof/>
            <w:webHidden/>
          </w:rPr>
          <w:t>7</w:t>
        </w:r>
        <w:r>
          <w:rPr>
            <w:noProof/>
            <w:webHidden/>
          </w:rPr>
          <w:fldChar w:fldCharType="end"/>
        </w:r>
      </w:hyperlink>
    </w:p>
    <w:p w14:paraId="3C1FE713" w14:textId="5697175E" w:rsidR="00B25486" w:rsidRDefault="00B25486">
      <w:pPr>
        <w:pStyle w:val="TOC1"/>
        <w:tabs>
          <w:tab w:val="left" w:pos="1200"/>
          <w:tab w:val="right" w:leader="dot" w:pos="9350"/>
        </w:tabs>
        <w:rPr>
          <w:rFonts w:asciiTheme="minorHAnsi" w:eastAsiaTheme="minorEastAsia" w:hAnsiTheme="minorHAnsi" w:cstheme="minorBidi"/>
          <w:smallCaps w:val="0"/>
          <w:noProof/>
          <w:color w:val="auto"/>
          <w:kern w:val="2"/>
          <w:sz w:val="24"/>
          <w:szCs w:val="24"/>
          <w:lang w:eastAsia="en-US"/>
          <w14:ligatures w14:val="standardContextual"/>
        </w:rPr>
      </w:pPr>
      <w:hyperlink w:anchor="_Toc202469163" w:history="1">
        <w:r w:rsidRPr="007C2E5F">
          <w:rPr>
            <w:rStyle w:val="Hyperlink"/>
            <w:rFonts w:ascii="Calibri" w:hAnsi="Calibri" w:cs="Calibri"/>
            <w:noProof/>
          </w:rPr>
          <w:t>5.6.1.1.</w:t>
        </w:r>
        <w:r>
          <w:rPr>
            <w:rFonts w:asciiTheme="minorHAnsi" w:eastAsiaTheme="minorEastAsia" w:hAnsiTheme="minorHAnsi" w:cstheme="minorBidi"/>
            <w:smallCaps w:val="0"/>
            <w:noProof/>
            <w:color w:val="auto"/>
            <w:kern w:val="2"/>
            <w:sz w:val="24"/>
            <w:szCs w:val="24"/>
            <w:lang w:eastAsia="en-US"/>
            <w14:ligatures w14:val="standardContextual"/>
          </w:rPr>
          <w:tab/>
        </w:r>
        <w:r w:rsidRPr="007C2E5F">
          <w:rPr>
            <w:rStyle w:val="Hyperlink"/>
            <w:rFonts w:ascii="Calibri" w:hAnsi="Calibri" w:cs="Calibri"/>
            <w:noProof/>
          </w:rPr>
          <w:t>Provide all MIS reports.  Support a variety of chart types (line charts, bar charts, pie charts) for diverse data representation. Enable interactive features such as drilldowns, filters, and tooltips.</w:t>
        </w:r>
        <w:r>
          <w:rPr>
            <w:noProof/>
            <w:webHidden/>
          </w:rPr>
          <w:tab/>
        </w:r>
        <w:r>
          <w:rPr>
            <w:noProof/>
            <w:webHidden/>
          </w:rPr>
          <w:fldChar w:fldCharType="begin"/>
        </w:r>
        <w:r>
          <w:rPr>
            <w:noProof/>
            <w:webHidden/>
          </w:rPr>
          <w:instrText xml:space="preserve"> PAGEREF _Toc202469163 \h </w:instrText>
        </w:r>
        <w:r>
          <w:rPr>
            <w:noProof/>
            <w:webHidden/>
          </w:rPr>
        </w:r>
        <w:r>
          <w:rPr>
            <w:noProof/>
            <w:webHidden/>
          </w:rPr>
          <w:fldChar w:fldCharType="separate"/>
        </w:r>
        <w:r>
          <w:rPr>
            <w:noProof/>
            <w:webHidden/>
          </w:rPr>
          <w:t>8</w:t>
        </w:r>
        <w:r>
          <w:rPr>
            <w:noProof/>
            <w:webHidden/>
          </w:rPr>
          <w:fldChar w:fldCharType="end"/>
        </w:r>
      </w:hyperlink>
    </w:p>
    <w:p w14:paraId="2EF088C3" w14:textId="286FF6C9" w:rsidR="00B25486" w:rsidRDefault="00B25486">
      <w:pPr>
        <w:pStyle w:val="TOC1"/>
        <w:tabs>
          <w:tab w:val="left" w:pos="1200"/>
          <w:tab w:val="right" w:leader="dot" w:pos="9350"/>
        </w:tabs>
        <w:rPr>
          <w:rFonts w:asciiTheme="minorHAnsi" w:eastAsiaTheme="minorEastAsia" w:hAnsiTheme="minorHAnsi" w:cstheme="minorBidi"/>
          <w:smallCaps w:val="0"/>
          <w:noProof/>
          <w:color w:val="auto"/>
          <w:kern w:val="2"/>
          <w:sz w:val="24"/>
          <w:szCs w:val="24"/>
          <w:lang w:eastAsia="en-US"/>
          <w14:ligatures w14:val="standardContextual"/>
        </w:rPr>
      </w:pPr>
      <w:hyperlink w:anchor="_Toc202469164" w:history="1">
        <w:r w:rsidRPr="007C2E5F">
          <w:rPr>
            <w:rStyle w:val="Hyperlink"/>
            <w:rFonts w:ascii="Calibri" w:hAnsi="Calibri" w:cs="Calibri"/>
            <w:noProof/>
          </w:rPr>
          <w:t>5.6.1.2.</w:t>
        </w:r>
        <w:r>
          <w:rPr>
            <w:rFonts w:asciiTheme="minorHAnsi" w:eastAsiaTheme="minorEastAsia" w:hAnsiTheme="minorHAnsi" w:cstheme="minorBidi"/>
            <w:smallCaps w:val="0"/>
            <w:noProof/>
            <w:color w:val="auto"/>
            <w:kern w:val="2"/>
            <w:sz w:val="24"/>
            <w:szCs w:val="24"/>
            <w:lang w:eastAsia="en-US"/>
            <w14:ligatures w14:val="standardContextual"/>
          </w:rPr>
          <w:tab/>
        </w:r>
        <w:r w:rsidRPr="007C2E5F">
          <w:rPr>
            <w:rStyle w:val="Hyperlink"/>
            <w:rFonts w:ascii="Calibri" w:hAnsi="Calibri" w:cs="Calibri"/>
            <w:noProof/>
          </w:rPr>
          <w:t>Compliance reporting should happen from the tool.  How many PMs have not submitted the data for how many fortnights, how many reviews are not done by DMs/DDs/DHs etc.</w:t>
        </w:r>
        <w:r>
          <w:rPr>
            <w:noProof/>
            <w:webHidden/>
          </w:rPr>
          <w:tab/>
        </w:r>
        <w:r>
          <w:rPr>
            <w:noProof/>
            <w:webHidden/>
          </w:rPr>
          <w:fldChar w:fldCharType="begin"/>
        </w:r>
        <w:r>
          <w:rPr>
            <w:noProof/>
            <w:webHidden/>
          </w:rPr>
          <w:instrText xml:space="preserve"> PAGEREF _Toc202469164 \h </w:instrText>
        </w:r>
        <w:r>
          <w:rPr>
            <w:noProof/>
            <w:webHidden/>
          </w:rPr>
        </w:r>
        <w:r>
          <w:rPr>
            <w:noProof/>
            <w:webHidden/>
          </w:rPr>
          <w:fldChar w:fldCharType="separate"/>
        </w:r>
        <w:r>
          <w:rPr>
            <w:noProof/>
            <w:webHidden/>
          </w:rPr>
          <w:t>8</w:t>
        </w:r>
        <w:r>
          <w:rPr>
            <w:noProof/>
            <w:webHidden/>
          </w:rPr>
          <w:fldChar w:fldCharType="end"/>
        </w:r>
      </w:hyperlink>
    </w:p>
    <w:p w14:paraId="5CBB77E8" w14:textId="4BC7171D" w:rsidR="00B25486" w:rsidRDefault="00B25486">
      <w:pPr>
        <w:pStyle w:val="TOC1"/>
        <w:tabs>
          <w:tab w:val="left" w:pos="1200"/>
          <w:tab w:val="right" w:leader="dot" w:pos="9350"/>
        </w:tabs>
        <w:rPr>
          <w:rFonts w:asciiTheme="minorHAnsi" w:eastAsiaTheme="minorEastAsia" w:hAnsiTheme="minorHAnsi" w:cstheme="minorBidi"/>
          <w:smallCaps w:val="0"/>
          <w:noProof/>
          <w:color w:val="auto"/>
          <w:kern w:val="2"/>
          <w:sz w:val="24"/>
          <w:szCs w:val="24"/>
          <w:lang w:eastAsia="en-US"/>
          <w14:ligatures w14:val="standardContextual"/>
        </w:rPr>
      </w:pPr>
      <w:hyperlink w:anchor="_Toc202469165" w:history="1">
        <w:r w:rsidRPr="007C2E5F">
          <w:rPr>
            <w:rStyle w:val="Hyperlink"/>
            <w:rFonts w:ascii="Calibri" w:hAnsi="Calibri" w:cs="Calibri"/>
            <w:noProof/>
          </w:rPr>
          <w:t>5.6.1.3.</w:t>
        </w:r>
        <w:r>
          <w:rPr>
            <w:rFonts w:asciiTheme="minorHAnsi" w:eastAsiaTheme="minorEastAsia" w:hAnsiTheme="minorHAnsi" w:cstheme="minorBidi"/>
            <w:smallCaps w:val="0"/>
            <w:noProof/>
            <w:color w:val="auto"/>
            <w:kern w:val="2"/>
            <w:sz w:val="24"/>
            <w:szCs w:val="24"/>
            <w:lang w:eastAsia="en-US"/>
            <w14:ligatures w14:val="standardContextual"/>
          </w:rPr>
          <w:tab/>
        </w:r>
        <w:r w:rsidRPr="007C2E5F">
          <w:rPr>
            <w:rStyle w:val="Hyperlink"/>
            <w:rFonts w:ascii="Calibri" w:hAnsi="Calibri" w:cs="Calibri"/>
            <w:noProof/>
          </w:rPr>
          <w:t>A dashboard that displays the summary and overview for the selected PL, account, Project, DD, DM or PM</w:t>
        </w:r>
        <w:r>
          <w:rPr>
            <w:noProof/>
            <w:webHidden/>
          </w:rPr>
          <w:tab/>
        </w:r>
        <w:r>
          <w:rPr>
            <w:noProof/>
            <w:webHidden/>
          </w:rPr>
          <w:fldChar w:fldCharType="begin"/>
        </w:r>
        <w:r>
          <w:rPr>
            <w:noProof/>
            <w:webHidden/>
          </w:rPr>
          <w:instrText xml:space="preserve"> PAGEREF _Toc202469165 \h </w:instrText>
        </w:r>
        <w:r>
          <w:rPr>
            <w:noProof/>
            <w:webHidden/>
          </w:rPr>
        </w:r>
        <w:r>
          <w:rPr>
            <w:noProof/>
            <w:webHidden/>
          </w:rPr>
          <w:fldChar w:fldCharType="separate"/>
        </w:r>
        <w:r>
          <w:rPr>
            <w:noProof/>
            <w:webHidden/>
          </w:rPr>
          <w:t>8</w:t>
        </w:r>
        <w:r>
          <w:rPr>
            <w:noProof/>
            <w:webHidden/>
          </w:rPr>
          <w:fldChar w:fldCharType="end"/>
        </w:r>
      </w:hyperlink>
    </w:p>
    <w:p w14:paraId="1EF3DBAC" w14:textId="21603591" w:rsidR="00B25486" w:rsidRDefault="00B25486">
      <w:pPr>
        <w:pStyle w:val="TOC1"/>
        <w:tabs>
          <w:tab w:val="left" w:pos="1200"/>
          <w:tab w:val="right" w:leader="dot" w:pos="9350"/>
        </w:tabs>
        <w:rPr>
          <w:rFonts w:asciiTheme="minorHAnsi" w:eastAsiaTheme="minorEastAsia" w:hAnsiTheme="minorHAnsi" w:cstheme="minorBidi"/>
          <w:smallCaps w:val="0"/>
          <w:noProof/>
          <w:color w:val="auto"/>
          <w:kern w:val="2"/>
          <w:sz w:val="24"/>
          <w:szCs w:val="24"/>
          <w:lang w:eastAsia="en-US"/>
          <w14:ligatures w14:val="standardContextual"/>
        </w:rPr>
      </w:pPr>
      <w:hyperlink w:anchor="_Toc202469166" w:history="1">
        <w:r w:rsidRPr="007C2E5F">
          <w:rPr>
            <w:rStyle w:val="Hyperlink"/>
            <w:rFonts w:ascii="Calibri" w:hAnsi="Calibri" w:cs="Calibri"/>
            <w:noProof/>
          </w:rPr>
          <w:t>5.6.1.4.</w:t>
        </w:r>
        <w:r>
          <w:rPr>
            <w:rFonts w:asciiTheme="minorHAnsi" w:eastAsiaTheme="minorEastAsia" w:hAnsiTheme="minorHAnsi" w:cstheme="minorBidi"/>
            <w:smallCaps w:val="0"/>
            <w:noProof/>
            <w:color w:val="auto"/>
            <w:kern w:val="2"/>
            <w:sz w:val="24"/>
            <w:szCs w:val="24"/>
            <w:lang w:eastAsia="en-US"/>
            <w14:ligatures w14:val="standardContextual"/>
          </w:rPr>
          <w:tab/>
        </w:r>
        <w:r w:rsidRPr="007C2E5F">
          <w:rPr>
            <w:rStyle w:val="Hyperlink"/>
            <w:rFonts w:ascii="Calibri" w:hAnsi="Calibri" w:cs="Calibri"/>
            <w:noProof/>
          </w:rPr>
          <w:t>Overall RAG report with a drill down report</w:t>
        </w:r>
        <w:r>
          <w:rPr>
            <w:noProof/>
            <w:webHidden/>
          </w:rPr>
          <w:tab/>
        </w:r>
        <w:r>
          <w:rPr>
            <w:noProof/>
            <w:webHidden/>
          </w:rPr>
          <w:fldChar w:fldCharType="begin"/>
        </w:r>
        <w:r>
          <w:rPr>
            <w:noProof/>
            <w:webHidden/>
          </w:rPr>
          <w:instrText xml:space="preserve"> PAGEREF _Toc202469166 \h </w:instrText>
        </w:r>
        <w:r>
          <w:rPr>
            <w:noProof/>
            <w:webHidden/>
          </w:rPr>
        </w:r>
        <w:r>
          <w:rPr>
            <w:noProof/>
            <w:webHidden/>
          </w:rPr>
          <w:fldChar w:fldCharType="separate"/>
        </w:r>
        <w:r>
          <w:rPr>
            <w:noProof/>
            <w:webHidden/>
          </w:rPr>
          <w:t>8</w:t>
        </w:r>
        <w:r>
          <w:rPr>
            <w:noProof/>
            <w:webHidden/>
          </w:rPr>
          <w:fldChar w:fldCharType="end"/>
        </w:r>
      </w:hyperlink>
    </w:p>
    <w:p w14:paraId="0C3F078A" w14:textId="5D4D91E7" w:rsidR="00B25486" w:rsidRDefault="00B25486">
      <w:pPr>
        <w:pStyle w:val="TOC1"/>
        <w:tabs>
          <w:tab w:val="left" w:pos="1200"/>
          <w:tab w:val="right" w:leader="dot" w:pos="9350"/>
        </w:tabs>
        <w:rPr>
          <w:rFonts w:asciiTheme="minorHAnsi" w:eastAsiaTheme="minorEastAsia" w:hAnsiTheme="minorHAnsi" w:cstheme="minorBidi"/>
          <w:smallCaps w:val="0"/>
          <w:noProof/>
          <w:color w:val="auto"/>
          <w:kern w:val="2"/>
          <w:sz w:val="24"/>
          <w:szCs w:val="24"/>
          <w:lang w:eastAsia="en-US"/>
          <w14:ligatures w14:val="standardContextual"/>
        </w:rPr>
      </w:pPr>
      <w:hyperlink w:anchor="_Toc202469167" w:history="1">
        <w:r w:rsidRPr="007C2E5F">
          <w:rPr>
            <w:rStyle w:val="Hyperlink"/>
            <w:rFonts w:ascii="Calibri" w:hAnsi="Calibri" w:cs="Calibri"/>
            <w:noProof/>
          </w:rPr>
          <w:t>5.6.1.5.</w:t>
        </w:r>
        <w:r>
          <w:rPr>
            <w:rFonts w:asciiTheme="minorHAnsi" w:eastAsiaTheme="minorEastAsia" w:hAnsiTheme="minorHAnsi" w:cstheme="minorBidi"/>
            <w:smallCaps w:val="0"/>
            <w:noProof/>
            <w:color w:val="auto"/>
            <w:kern w:val="2"/>
            <w:sz w:val="24"/>
            <w:szCs w:val="24"/>
            <w:lang w:eastAsia="en-US"/>
            <w14:ligatures w14:val="standardContextual"/>
          </w:rPr>
          <w:tab/>
        </w:r>
        <w:r w:rsidRPr="007C2E5F">
          <w:rPr>
            <w:rStyle w:val="Hyperlink"/>
            <w:rFonts w:ascii="Calibri" w:hAnsi="Calibri" w:cs="Calibri"/>
            <w:noProof/>
          </w:rPr>
          <w:t>User should be able to export and share the reports in different formats, such as PDF, Excel, CSV, or HTML.</w:t>
        </w:r>
        <w:r>
          <w:rPr>
            <w:noProof/>
            <w:webHidden/>
          </w:rPr>
          <w:tab/>
        </w:r>
        <w:r>
          <w:rPr>
            <w:noProof/>
            <w:webHidden/>
          </w:rPr>
          <w:fldChar w:fldCharType="begin"/>
        </w:r>
        <w:r>
          <w:rPr>
            <w:noProof/>
            <w:webHidden/>
          </w:rPr>
          <w:instrText xml:space="preserve"> PAGEREF _Toc202469167 \h </w:instrText>
        </w:r>
        <w:r>
          <w:rPr>
            <w:noProof/>
            <w:webHidden/>
          </w:rPr>
        </w:r>
        <w:r>
          <w:rPr>
            <w:noProof/>
            <w:webHidden/>
          </w:rPr>
          <w:fldChar w:fldCharType="separate"/>
        </w:r>
        <w:r>
          <w:rPr>
            <w:noProof/>
            <w:webHidden/>
          </w:rPr>
          <w:t>8</w:t>
        </w:r>
        <w:r>
          <w:rPr>
            <w:noProof/>
            <w:webHidden/>
          </w:rPr>
          <w:fldChar w:fldCharType="end"/>
        </w:r>
      </w:hyperlink>
    </w:p>
    <w:p w14:paraId="6910F97E" w14:textId="3DE339AF" w:rsidR="00B25486" w:rsidRDefault="00B25486">
      <w:pPr>
        <w:pStyle w:val="TOC1"/>
        <w:tabs>
          <w:tab w:val="left" w:pos="1200"/>
          <w:tab w:val="right" w:leader="dot" w:pos="9350"/>
        </w:tabs>
        <w:rPr>
          <w:rFonts w:asciiTheme="minorHAnsi" w:eastAsiaTheme="minorEastAsia" w:hAnsiTheme="minorHAnsi" w:cstheme="minorBidi"/>
          <w:smallCaps w:val="0"/>
          <w:noProof/>
          <w:color w:val="auto"/>
          <w:kern w:val="2"/>
          <w:sz w:val="24"/>
          <w:szCs w:val="24"/>
          <w:lang w:eastAsia="en-US"/>
          <w14:ligatures w14:val="standardContextual"/>
        </w:rPr>
      </w:pPr>
      <w:hyperlink w:anchor="_Toc202469168" w:history="1">
        <w:r w:rsidRPr="007C2E5F">
          <w:rPr>
            <w:rStyle w:val="Hyperlink"/>
            <w:rFonts w:ascii="Calibri" w:hAnsi="Calibri" w:cs="Calibri"/>
            <w:noProof/>
          </w:rPr>
          <w:t>5.6.1.6.</w:t>
        </w:r>
        <w:r>
          <w:rPr>
            <w:rFonts w:asciiTheme="minorHAnsi" w:eastAsiaTheme="minorEastAsia" w:hAnsiTheme="minorHAnsi" w:cstheme="minorBidi"/>
            <w:smallCaps w:val="0"/>
            <w:noProof/>
            <w:color w:val="auto"/>
            <w:kern w:val="2"/>
            <w:sz w:val="24"/>
            <w:szCs w:val="24"/>
            <w:lang w:eastAsia="en-US"/>
            <w14:ligatures w14:val="standardContextual"/>
          </w:rPr>
          <w:tab/>
        </w:r>
        <w:r w:rsidRPr="007C2E5F">
          <w:rPr>
            <w:rStyle w:val="Hyperlink"/>
            <w:rFonts w:ascii="Calibri" w:hAnsi="Calibri" w:cs="Calibri"/>
            <w:noProof/>
          </w:rPr>
          <w:t>Average Metrics values for the selected frequencies for each metrics</w:t>
        </w:r>
        <w:r>
          <w:rPr>
            <w:noProof/>
            <w:webHidden/>
          </w:rPr>
          <w:tab/>
        </w:r>
        <w:r>
          <w:rPr>
            <w:noProof/>
            <w:webHidden/>
          </w:rPr>
          <w:fldChar w:fldCharType="begin"/>
        </w:r>
        <w:r>
          <w:rPr>
            <w:noProof/>
            <w:webHidden/>
          </w:rPr>
          <w:instrText xml:space="preserve"> PAGEREF _Toc202469168 \h </w:instrText>
        </w:r>
        <w:r>
          <w:rPr>
            <w:noProof/>
            <w:webHidden/>
          </w:rPr>
        </w:r>
        <w:r>
          <w:rPr>
            <w:noProof/>
            <w:webHidden/>
          </w:rPr>
          <w:fldChar w:fldCharType="separate"/>
        </w:r>
        <w:r>
          <w:rPr>
            <w:noProof/>
            <w:webHidden/>
          </w:rPr>
          <w:t>8</w:t>
        </w:r>
        <w:r>
          <w:rPr>
            <w:noProof/>
            <w:webHidden/>
          </w:rPr>
          <w:fldChar w:fldCharType="end"/>
        </w:r>
      </w:hyperlink>
    </w:p>
    <w:p w14:paraId="4B405819" w14:textId="2427817C" w:rsidR="00B25486" w:rsidRDefault="00B25486">
      <w:pPr>
        <w:pStyle w:val="TOC1"/>
        <w:tabs>
          <w:tab w:val="left" w:pos="1200"/>
          <w:tab w:val="right" w:leader="dot" w:pos="9350"/>
        </w:tabs>
        <w:rPr>
          <w:rFonts w:asciiTheme="minorHAnsi" w:eastAsiaTheme="minorEastAsia" w:hAnsiTheme="minorHAnsi" w:cstheme="minorBidi"/>
          <w:smallCaps w:val="0"/>
          <w:noProof/>
          <w:color w:val="auto"/>
          <w:kern w:val="2"/>
          <w:sz w:val="24"/>
          <w:szCs w:val="24"/>
          <w:lang w:eastAsia="en-US"/>
          <w14:ligatures w14:val="standardContextual"/>
        </w:rPr>
      </w:pPr>
      <w:hyperlink w:anchor="_Toc202469169" w:history="1">
        <w:r w:rsidRPr="007C2E5F">
          <w:rPr>
            <w:rStyle w:val="Hyperlink"/>
            <w:rFonts w:ascii="Calibri" w:hAnsi="Calibri" w:cs="Calibri"/>
            <w:noProof/>
          </w:rPr>
          <w:t>5.6.1.7.</w:t>
        </w:r>
        <w:r>
          <w:rPr>
            <w:rFonts w:asciiTheme="minorHAnsi" w:eastAsiaTheme="minorEastAsia" w:hAnsiTheme="minorHAnsi" w:cstheme="minorBidi"/>
            <w:smallCaps w:val="0"/>
            <w:noProof/>
            <w:color w:val="auto"/>
            <w:kern w:val="2"/>
            <w:sz w:val="24"/>
            <w:szCs w:val="24"/>
            <w:lang w:eastAsia="en-US"/>
            <w14:ligatures w14:val="standardContextual"/>
          </w:rPr>
          <w:tab/>
        </w:r>
        <w:r w:rsidRPr="007C2E5F">
          <w:rPr>
            <w:rStyle w:val="Hyperlink"/>
            <w:rFonts w:ascii="Calibri" w:hAnsi="Calibri" w:cs="Calibri"/>
            <w:noProof/>
          </w:rPr>
          <w:t>Compliance reporting should happen from the tool.  How many PMs have not submitted the data for how many fortnights, how many reviews are not done by DMs/DDs/DHs etc.</w:t>
        </w:r>
        <w:r>
          <w:rPr>
            <w:noProof/>
            <w:webHidden/>
          </w:rPr>
          <w:tab/>
        </w:r>
        <w:r>
          <w:rPr>
            <w:noProof/>
            <w:webHidden/>
          </w:rPr>
          <w:fldChar w:fldCharType="begin"/>
        </w:r>
        <w:r>
          <w:rPr>
            <w:noProof/>
            <w:webHidden/>
          </w:rPr>
          <w:instrText xml:space="preserve"> PAGEREF _Toc202469169 \h </w:instrText>
        </w:r>
        <w:r>
          <w:rPr>
            <w:noProof/>
            <w:webHidden/>
          </w:rPr>
        </w:r>
        <w:r>
          <w:rPr>
            <w:noProof/>
            <w:webHidden/>
          </w:rPr>
          <w:fldChar w:fldCharType="separate"/>
        </w:r>
        <w:r>
          <w:rPr>
            <w:noProof/>
            <w:webHidden/>
          </w:rPr>
          <w:t>8</w:t>
        </w:r>
        <w:r>
          <w:rPr>
            <w:noProof/>
            <w:webHidden/>
          </w:rPr>
          <w:fldChar w:fldCharType="end"/>
        </w:r>
      </w:hyperlink>
    </w:p>
    <w:p w14:paraId="7E80A48C" w14:textId="68B11D5B" w:rsidR="00B25486" w:rsidRDefault="00B25486">
      <w:pPr>
        <w:pStyle w:val="TOC1"/>
        <w:tabs>
          <w:tab w:val="left" w:pos="720"/>
          <w:tab w:val="right" w:leader="dot" w:pos="9350"/>
        </w:tabs>
        <w:rPr>
          <w:rFonts w:asciiTheme="minorHAnsi" w:eastAsiaTheme="minorEastAsia" w:hAnsiTheme="minorHAnsi" w:cstheme="minorBidi"/>
          <w:smallCaps w:val="0"/>
          <w:noProof/>
          <w:color w:val="auto"/>
          <w:kern w:val="2"/>
          <w:sz w:val="24"/>
          <w:szCs w:val="24"/>
          <w:lang w:eastAsia="en-US"/>
          <w14:ligatures w14:val="standardContextual"/>
        </w:rPr>
      </w:pPr>
      <w:hyperlink w:anchor="_Toc202469170" w:history="1">
        <w:r w:rsidRPr="007C2E5F">
          <w:rPr>
            <w:rStyle w:val="Hyperlink"/>
            <w:rFonts w:ascii="Calibri" w:hAnsi="Calibri" w:cs="Calibri"/>
            <w:noProof/>
          </w:rPr>
          <w:t>5.7.</w:t>
        </w:r>
        <w:r>
          <w:rPr>
            <w:rFonts w:asciiTheme="minorHAnsi" w:eastAsiaTheme="minorEastAsia" w:hAnsiTheme="minorHAnsi" w:cstheme="minorBidi"/>
            <w:smallCaps w:val="0"/>
            <w:noProof/>
            <w:color w:val="auto"/>
            <w:kern w:val="2"/>
            <w:sz w:val="24"/>
            <w:szCs w:val="24"/>
            <w:lang w:eastAsia="en-US"/>
            <w14:ligatures w14:val="standardContextual"/>
          </w:rPr>
          <w:tab/>
        </w:r>
        <w:r w:rsidRPr="007C2E5F">
          <w:rPr>
            <w:rStyle w:val="Hyperlink"/>
            <w:rFonts w:ascii="Calibri" w:eastAsia="Calibri" w:hAnsi="Calibri" w:cs="Calibri"/>
            <w:noProof/>
          </w:rPr>
          <w:t>Metrics Historical Database and Baselines</w:t>
        </w:r>
        <w:r>
          <w:rPr>
            <w:noProof/>
            <w:webHidden/>
          </w:rPr>
          <w:tab/>
        </w:r>
        <w:r>
          <w:rPr>
            <w:noProof/>
            <w:webHidden/>
          </w:rPr>
          <w:fldChar w:fldCharType="begin"/>
        </w:r>
        <w:r>
          <w:rPr>
            <w:noProof/>
            <w:webHidden/>
          </w:rPr>
          <w:instrText xml:space="preserve"> PAGEREF _Toc202469170 \h </w:instrText>
        </w:r>
        <w:r>
          <w:rPr>
            <w:noProof/>
            <w:webHidden/>
          </w:rPr>
        </w:r>
        <w:r>
          <w:rPr>
            <w:noProof/>
            <w:webHidden/>
          </w:rPr>
          <w:fldChar w:fldCharType="separate"/>
        </w:r>
        <w:r>
          <w:rPr>
            <w:noProof/>
            <w:webHidden/>
          </w:rPr>
          <w:t>8</w:t>
        </w:r>
        <w:r>
          <w:rPr>
            <w:noProof/>
            <w:webHidden/>
          </w:rPr>
          <w:fldChar w:fldCharType="end"/>
        </w:r>
      </w:hyperlink>
    </w:p>
    <w:p w14:paraId="28359D86" w14:textId="7CF69FF8" w:rsidR="00B25486" w:rsidRDefault="00B25486">
      <w:pPr>
        <w:pStyle w:val="TOC1"/>
        <w:tabs>
          <w:tab w:val="left" w:pos="960"/>
          <w:tab w:val="right" w:leader="dot" w:pos="9350"/>
        </w:tabs>
        <w:rPr>
          <w:rFonts w:asciiTheme="minorHAnsi" w:eastAsiaTheme="minorEastAsia" w:hAnsiTheme="minorHAnsi" w:cstheme="minorBidi"/>
          <w:smallCaps w:val="0"/>
          <w:noProof/>
          <w:color w:val="auto"/>
          <w:kern w:val="2"/>
          <w:sz w:val="24"/>
          <w:szCs w:val="24"/>
          <w:lang w:eastAsia="en-US"/>
          <w14:ligatures w14:val="standardContextual"/>
        </w:rPr>
      </w:pPr>
      <w:hyperlink w:anchor="_Toc202469171" w:history="1">
        <w:r w:rsidRPr="007C2E5F">
          <w:rPr>
            <w:rStyle w:val="Hyperlink"/>
            <w:rFonts w:ascii="Calibri" w:hAnsi="Calibri" w:cs="Calibri"/>
            <w:noProof/>
          </w:rPr>
          <w:t>5.7.1.</w:t>
        </w:r>
        <w:r>
          <w:rPr>
            <w:rFonts w:asciiTheme="minorHAnsi" w:eastAsiaTheme="minorEastAsia" w:hAnsiTheme="minorHAnsi" w:cstheme="minorBidi"/>
            <w:smallCaps w:val="0"/>
            <w:noProof/>
            <w:color w:val="auto"/>
            <w:kern w:val="2"/>
            <w:sz w:val="24"/>
            <w:szCs w:val="24"/>
            <w:lang w:eastAsia="en-US"/>
            <w14:ligatures w14:val="standardContextual"/>
          </w:rPr>
          <w:tab/>
        </w:r>
        <w:r w:rsidRPr="007C2E5F">
          <w:rPr>
            <w:rStyle w:val="Hyperlink"/>
            <w:rFonts w:ascii="Calibri" w:eastAsia="Calibri" w:hAnsi="Calibri" w:cs="Calibri"/>
            <w:noProof/>
          </w:rPr>
          <w:t>Metrics Baselines</w:t>
        </w:r>
        <w:r>
          <w:rPr>
            <w:noProof/>
            <w:webHidden/>
          </w:rPr>
          <w:tab/>
        </w:r>
        <w:r>
          <w:rPr>
            <w:noProof/>
            <w:webHidden/>
          </w:rPr>
          <w:fldChar w:fldCharType="begin"/>
        </w:r>
        <w:r>
          <w:rPr>
            <w:noProof/>
            <w:webHidden/>
          </w:rPr>
          <w:instrText xml:space="preserve"> PAGEREF _Toc202469171 \h </w:instrText>
        </w:r>
        <w:r>
          <w:rPr>
            <w:noProof/>
            <w:webHidden/>
          </w:rPr>
        </w:r>
        <w:r>
          <w:rPr>
            <w:noProof/>
            <w:webHidden/>
          </w:rPr>
          <w:fldChar w:fldCharType="separate"/>
        </w:r>
        <w:r>
          <w:rPr>
            <w:noProof/>
            <w:webHidden/>
          </w:rPr>
          <w:t>8</w:t>
        </w:r>
        <w:r>
          <w:rPr>
            <w:noProof/>
            <w:webHidden/>
          </w:rPr>
          <w:fldChar w:fldCharType="end"/>
        </w:r>
      </w:hyperlink>
    </w:p>
    <w:p w14:paraId="2BE8F187" w14:textId="41A18233" w:rsidR="00B25486" w:rsidRDefault="00B25486">
      <w:pPr>
        <w:pStyle w:val="TOC1"/>
        <w:tabs>
          <w:tab w:val="left" w:pos="1200"/>
          <w:tab w:val="right" w:leader="dot" w:pos="9350"/>
        </w:tabs>
        <w:rPr>
          <w:rFonts w:asciiTheme="minorHAnsi" w:eastAsiaTheme="minorEastAsia" w:hAnsiTheme="minorHAnsi" w:cstheme="minorBidi"/>
          <w:smallCaps w:val="0"/>
          <w:noProof/>
          <w:color w:val="auto"/>
          <w:kern w:val="2"/>
          <w:sz w:val="24"/>
          <w:szCs w:val="24"/>
          <w:lang w:eastAsia="en-US"/>
          <w14:ligatures w14:val="standardContextual"/>
        </w:rPr>
      </w:pPr>
      <w:hyperlink w:anchor="_Toc202469172" w:history="1">
        <w:r w:rsidRPr="007C2E5F">
          <w:rPr>
            <w:rStyle w:val="Hyperlink"/>
            <w:rFonts w:ascii="Calibri" w:hAnsi="Calibri" w:cs="Calibri"/>
            <w:noProof/>
          </w:rPr>
          <w:t>5.7.1.1.</w:t>
        </w:r>
        <w:r>
          <w:rPr>
            <w:rFonts w:asciiTheme="minorHAnsi" w:eastAsiaTheme="minorEastAsia" w:hAnsiTheme="minorHAnsi" w:cstheme="minorBidi"/>
            <w:smallCaps w:val="0"/>
            <w:noProof/>
            <w:color w:val="auto"/>
            <w:kern w:val="2"/>
            <w:sz w:val="24"/>
            <w:szCs w:val="24"/>
            <w:lang w:eastAsia="en-US"/>
            <w14:ligatures w14:val="standardContextual"/>
          </w:rPr>
          <w:tab/>
        </w:r>
        <w:r w:rsidRPr="007C2E5F">
          <w:rPr>
            <w:rStyle w:val="Hyperlink"/>
            <w:rFonts w:ascii="Calibri" w:hAnsi="Calibri" w:cs="Calibri"/>
            <w:noProof/>
          </w:rPr>
          <w:t>Manage and track Baselines &amp; define Targets &amp;Thresholds at the account level by project type. (Segmentation of metrics based on project type, technology, sizing technique and methodology)</w:t>
        </w:r>
        <w:r>
          <w:rPr>
            <w:noProof/>
            <w:webHidden/>
          </w:rPr>
          <w:tab/>
        </w:r>
        <w:r>
          <w:rPr>
            <w:noProof/>
            <w:webHidden/>
          </w:rPr>
          <w:fldChar w:fldCharType="begin"/>
        </w:r>
        <w:r>
          <w:rPr>
            <w:noProof/>
            <w:webHidden/>
          </w:rPr>
          <w:instrText xml:space="preserve"> PAGEREF _Toc202469172 \h </w:instrText>
        </w:r>
        <w:r>
          <w:rPr>
            <w:noProof/>
            <w:webHidden/>
          </w:rPr>
        </w:r>
        <w:r>
          <w:rPr>
            <w:noProof/>
            <w:webHidden/>
          </w:rPr>
          <w:fldChar w:fldCharType="separate"/>
        </w:r>
        <w:r>
          <w:rPr>
            <w:noProof/>
            <w:webHidden/>
          </w:rPr>
          <w:t>8</w:t>
        </w:r>
        <w:r>
          <w:rPr>
            <w:noProof/>
            <w:webHidden/>
          </w:rPr>
          <w:fldChar w:fldCharType="end"/>
        </w:r>
      </w:hyperlink>
    </w:p>
    <w:p w14:paraId="22868556" w14:textId="3F741B09" w:rsidR="00B25486" w:rsidRDefault="00B25486">
      <w:pPr>
        <w:pStyle w:val="TOC1"/>
        <w:tabs>
          <w:tab w:val="left" w:pos="960"/>
          <w:tab w:val="right" w:leader="dot" w:pos="9350"/>
        </w:tabs>
        <w:rPr>
          <w:rFonts w:asciiTheme="minorHAnsi" w:eastAsiaTheme="minorEastAsia" w:hAnsiTheme="minorHAnsi" w:cstheme="minorBidi"/>
          <w:smallCaps w:val="0"/>
          <w:noProof/>
          <w:color w:val="auto"/>
          <w:kern w:val="2"/>
          <w:sz w:val="24"/>
          <w:szCs w:val="24"/>
          <w:lang w:eastAsia="en-US"/>
          <w14:ligatures w14:val="standardContextual"/>
        </w:rPr>
      </w:pPr>
      <w:hyperlink w:anchor="_Toc202469173" w:history="1">
        <w:r w:rsidRPr="007C2E5F">
          <w:rPr>
            <w:rStyle w:val="Hyperlink"/>
            <w:rFonts w:ascii="Calibri" w:hAnsi="Calibri" w:cs="Calibri"/>
            <w:noProof/>
          </w:rPr>
          <w:t>5.7.2.</w:t>
        </w:r>
        <w:r>
          <w:rPr>
            <w:rFonts w:asciiTheme="minorHAnsi" w:eastAsiaTheme="minorEastAsia" w:hAnsiTheme="minorHAnsi" w:cstheme="minorBidi"/>
            <w:smallCaps w:val="0"/>
            <w:noProof/>
            <w:color w:val="auto"/>
            <w:kern w:val="2"/>
            <w:sz w:val="24"/>
            <w:szCs w:val="24"/>
            <w:lang w:eastAsia="en-US"/>
            <w14:ligatures w14:val="standardContextual"/>
          </w:rPr>
          <w:tab/>
        </w:r>
        <w:r w:rsidRPr="007C2E5F">
          <w:rPr>
            <w:rStyle w:val="Hyperlink"/>
            <w:rFonts w:ascii="Calibri" w:eastAsia="Calibri" w:hAnsi="Calibri" w:cs="Calibri"/>
            <w:noProof/>
          </w:rPr>
          <w:t>Metrics</w:t>
        </w:r>
        <w:r w:rsidRPr="007C2E5F">
          <w:rPr>
            <w:rStyle w:val="Hyperlink"/>
            <w:rFonts w:ascii="Calibri" w:eastAsia="Calibri" w:hAnsi="Calibri" w:cs="Calibri"/>
            <w:noProof/>
            <w:kern w:val="24"/>
          </w:rPr>
          <w:t xml:space="preserve"> </w:t>
        </w:r>
        <w:r w:rsidRPr="007C2E5F">
          <w:rPr>
            <w:rStyle w:val="Hyperlink"/>
            <w:rFonts w:ascii="Calibri" w:eastAsia="Calibri" w:hAnsi="Calibri" w:cs="Calibri"/>
            <w:noProof/>
          </w:rPr>
          <w:t>Historical</w:t>
        </w:r>
        <w:r w:rsidRPr="007C2E5F">
          <w:rPr>
            <w:rStyle w:val="Hyperlink"/>
            <w:rFonts w:ascii="Calibri" w:eastAsia="Calibri" w:hAnsi="Calibri" w:cs="Calibri"/>
            <w:noProof/>
            <w:kern w:val="24"/>
          </w:rPr>
          <w:t xml:space="preserve"> Database</w:t>
        </w:r>
        <w:r>
          <w:rPr>
            <w:noProof/>
            <w:webHidden/>
          </w:rPr>
          <w:tab/>
        </w:r>
        <w:r>
          <w:rPr>
            <w:noProof/>
            <w:webHidden/>
          </w:rPr>
          <w:fldChar w:fldCharType="begin"/>
        </w:r>
        <w:r>
          <w:rPr>
            <w:noProof/>
            <w:webHidden/>
          </w:rPr>
          <w:instrText xml:space="preserve"> PAGEREF _Toc202469173 \h </w:instrText>
        </w:r>
        <w:r>
          <w:rPr>
            <w:noProof/>
            <w:webHidden/>
          </w:rPr>
        </w:r>
        <w:r>
          <w:rPr>
            <w:noProof/>
            <w:webHidden/>
          </w:rPr>
          <w:fldChar w:fldCharType="separate"/>
        </w:r>
        <w:r>
          <w:rPr>
            <w:noProof/>
            <w:webHidden/>
          </w:rPr>
          <w:t>8</w:t>
        </w:r>
        <w:r>
          <w:rPr>
            <w:noProof/>
            <w:webHidden/>
          </w:rPr>
          <w:fldChar w:fldCharType="end"/>
        </w:r>
      </w:hyperlink>
    </w:p>
    <w:p w14:paraId="1DB5FE0D" w14:textId="39FABCCF" w:rsidR="00B25486" w:rsidRDefault="00B25486">
      <w:pPr>
        <w:pStyle w:val="TOC1"/>
        <w:tabs>
          <w:tab w:val="left" w:pos="1200"/>
          <w:tab w:val="right" w:leader="dot" w:pos="9350"/>
        </w:tabs>
        <w:rPr>
          <w:rFonts w:asciiTheme="minorHAnsi" w:eastAsiaTheme="minorEastAsia" w:hAnsiTheme="minorHAnsi" w:cstheme="minorBidi"/>
          <w:smallCaps w:val="0"/>
          <w:noProof/>
          <w:color w:val="auto"/>
          <w:kern w:val="2"/>
          <w:sz w:val="24"/>
          <w:szCs w:val="24"/>
          <w:lang w:eastAsia="en-US"/>
          <w14:ligatures w14:val="standardContextual"/>
        </w:rPr>
      </w:pPr>
      <w:hyperlink w:anchor="_Toc202469174" w:history="1">
        <w:r w:rsidRPr="007C2E5F">
          <w:rPr>
            <w:rStyle w:val="Hyperlink"/>
            <w:rFonts w:ascii="Calibri" w:eastAsia="Calibri" w:hAnsi="Calibri" w:cs="Calibri"/>
            <w:noProof/>
            <w:kern w:val="24"/>
          </w:rPr>
          <w:t>5.7.2.1.</w:t>
        </w:r>
        <w:r>
          <w:rPr>
            <w:rFonts w:asciiTheme="minorHAnsi" w:eastAsiaTheme="minorEastAsia" w:hAnsiTheme="minorHAnsi" w:cstheme="minorBidi"/>
            <w:smallCaps w:val="0"/>
            <w:noProof/>
            <w:color w:val="auto"/>
            <w:kern w:val="2"/>
            <w:sz w:val="24"/>
            <w:szCs w:val="24"/>
            <w:lang w:eastAsia="en-US"/>
            <w14:ligatures w14:val="standardContextual"/>
          </w:rPr>
          <w:tab/>
        </w:r>
        <w:r w:rsidRPr="007C2E5F">
          <w:rPr>
            <w:rStyle w:val="Hyperlink"/>
            <w:rFonts w:ascii="Calibri" w:hAnsi="Calibri" w:cs="Calibri"/>
            <w:noProof/>
          </w:rPr>
          <w:t>Maintenance</w:t>
        </w:r>
        <w:r w:rsidRPr="007C2E5F">
          <w:rPr>
            <w:rStyle w:val="Hyperlink"/>
            <w:rFonts w:ascii="Calibri" w:eastAsia="Calibri" w:hAnsi="Calibri" w:cs="Calibri"/>
            <w:noProof/>
            <w:kern w:val="24"/>
          </w:rPr>
          <w:t xml:space="preserve"> of org level metrics database to scale up for Predictive &amp; Prescriptive Analysis</w:t>
        </w:r>
        <w:r>
          <w:rPr>
            <w:noProof/>
            <w:webHidden/>
          </w:rPr>
          <w:tab/>
        </w:r>
        <w:r>
          <w:rPr>
            <w:noProof/>
            <w:webHidden/>
          </w:rPr>
          <w:fldChar w:fldCharType="begin"/>
        </w:r>
        <w:r>
          <w:rPr>
            <w:noProof/>
            <w:webHidden/>
          </w:rPr>
          <w:instrText xml:space="preserve"> PAGEREF _Toc202469174 \h </w:instrText>
        </w:r>
        <w:r>
          <w:rPr>
            <w:noProof/>
            <w:webHidden/>
          </w:rPr>
        </w:r>
        <w:r>
          <w:rPr>
            <w:noProof/>
            <w:webHidden/>
          </w:rPr>
          <w:fldChar w:fldCharType="separate"/>
        </w:r>
        <w:r>
          <w:rPr>
            <w:noProof/>
            <w:webHidden/>
          </w:rPr>
          <w:t>8</w:t>
        </w:r>
        <w:r>
          <w:rPr>
            <w:noProof/>
            <w:webHidden/>
          </w:rPr>
          <w:fldChar w:fldCharType="end"/>
        </w:r>
      </w:hyperlink>
    </w:p>
    <w:p w14:paraId="69DFE8F9" w14:textId="647FA7C4" w:rsidR="00B25486" w:rsidRDefault="00B25486">
      <w:pPr>
        <w:pStyle w:val="TOC1"/>
        <w:tabs>
          <w:tab w:val="left" w:pos="1200"/>
          <w:tab w:val="right" w:leader="dot" w:pos="9350"/>
        </w:tabs>
        <w:rPr>
          <w:rFonts w:asciiTheme="minorHAnsi" w:eastAsiaTheme="minorEastAsia" w:hAnsiTheme="minorHAnsi" w:cstheme="minorBidi"/>
          <w:smallCaps w:val="0"/>
          <w:noProof/>
          <w:color w:val="auto"/>
          <w:kern w:val="2"/>
          <w:sz w:val="24"/>
          <w:szCs w:val="24"/>
          <w:lang w:eastAsia="en-US"/>
          <w14:ligatures w14:val="standardContextual"/>
        </w:rPr>
      </w:pPr>
      <w:hyperlink w:anchor="_Toc202469175" w:history="1">
        <w:r w:rsidRPr="007C2E5F">
          <w:rPr>
            <w:rStyle w:val="Hyperlink"/>
            <w:rFonts w:ascii="Calibri" w:hAnsi="Calibri" w:cs="Calibri"/>
            <w:noProof/>
          </w:rPr>
          <w:t>5.7.2.2.</w:t>
        </w:r>
        <w:r>
          <w:rPr>
            <w:rFonts w:asciiTheme="minorHAnsi" w:eastAsiaTheme="minorEastAsia" w:hAnsiTheme="minorHAnsi" w:cstheme="minorBidi"/>
            <w:smallCaps w:val="0"/>
            <w:noProof/>
            <w:color w:val="auto"/>
            <w:kern w:val="2"/>
            <w:sz w:val="24"/>
            <w:szCs w:val="24"/>
            <w:lang w:eastAsia="en-US"/>
            <w14:ligatures w14:val="standardContextual"/>
          </w:rPr>
          <w:tab/>
        </w:r>
        <w:r w:rsidRPr="007C2E5F">
          <w:rPr>
            <w:rStyle w:val="Hyperlink"/>
            <w:rFonts w:ascii="Calibri" w:hAnsi="Calibri" w:cs="Calibri"/>
            <w:noProof/>
          </w:rPr>
          <w:t>Visual Representation of Historical data  at Entity level(From the collected data)</w:t>
        </w:r>
        <w:r>
          <w:rPr>
            <w:noProof/>
            <w:webHidden/>
          </w:rPr>
          <w:tab/>
        </w:r>
        <w:r>
          <w:rPr>
            <w:noProof/>
            <w:webHidden/>
          </w:rPr>
          <w:fldChar w:fldCharType="begin"/>
        </w:r>
        <w:r>
          <w:rPr>
            <w:noProof/>
            <w:webHidden/>
          </w:rPr>
          <w:instrText xml:space="preserve"> PAGEREF _Toc202469175 \h </w:instrText>
        </w:r>
        <w:r>
          <w:rPr>
            <w:noProof/>
            <w:webHidden/>
          </w:rPr>
        </w:r>
        <w:r>
          <w:rPr>
            <w:noProof/>
            <w:webHidden/>
          </w:rPr>
          <w:fldChar w:fldCharType="separate"/>
        </w:r>
        <w:r>
          <w:rPr>
            <w:noProof/>
            <w:webHidden/>
          </w:rPr>
          <w:t>8</w:t>
        </w:r>
        <w:r>
          <w:rPr>
            <w:noProof/>
            <w:webHidden/>
          </w:rPr>
          <w:fldChar w:fldCharType="end"/>
        </w:r>
      </w:hyperlink>
    </w:p>
    <w:p w14:paraId="4DF997C2" w14:textId="028A902F" w:rsidR="00B25486" w:rsidRDefault="00B25486">
      <w:pPr>
        <w:pStyle w:val="TOC1"/>
        <w:tabs>
          <w:tab w:val="left" w:pos="720"/>
          <w:tab w:val="right" w:leader="dot" w:pos="9350"/>
        </w:tabs>
        <w:rPr>
          <w:rFonts w:asciiTheme="minorHAnsi" w:eastAsiaTheme="minorEastAsia" w:hAnsiTheme="minorHAnsi" w:cstheme="minorBidi"/>
          <w:smallCaps w:val="0"/>
          <w:noProof/>
          <w:color w:val="auto"/>
          <w:kern w:val="2"/>
          <w:sz w:val="24"/>
          <w:szCs w:val="24"/>
          <w:lang w:eastAsia="en-US"/>
          <w14:ligatures w14:val="standardContextual"/>
        </w:rPr>
      </w:pPr>
      <w:hyperlink w:anchor="_Toc202469176" w:history="1">
        <w:r w:rsidRPr="007C2E5F">
          <w:rPr>
            <w:rStyle w:val="Hyperlink"/>
            <w:rFonts w:ascii="Calibri" w:hAnsi="Calibri" w:cs="Calibri"/>
            <w:noProof/>
          </w:rPr>
          <w:t>5.8.</w:t>
        </w:r>
        <w:r>
          <w:rPr>
            <w:rFonts w:asciiTheme="minorHAnsi" w:eastAsiaTheme="minorEastAsia" w:hAnsiTheme="minorHAnsi" w:cstheme="minorBidi"/>
            <w:smallCaps w:val="0"/>
            <w:noProof/>
            <w:color w:val="auto"/>
            <w:kern w:val="2"/>
            <w:sz w:val="24"/>
            <w:szCs w:val="24"/>
            <w:lang w:eastAsia="en-US"/>
            <w14:ligatures w14:val="standardContextual"/>
          </w:rPr>
          <w:tab/>
        </w:r>
        <w:r w:rsidRPr="007C2E5F">
          <w:rPr>
            <w:rStyle w:val="Hyperlink"/>
            <w:rFonts w:ascii="Calibri" w:eastAsia="Calibri" w:hAnsi="Calibri" w:cs="Calibri"/>
            <w:noProof/>
          </w:rPr>
          <w:t>Administration</w:t>
        </w:r>
        <w:r>
          <w:rPr>
            <w:noProof/>
            <w:webHidden/>
          </w:rPr>
          <w:tab/>
        </w:r>
        <w:r>
          <w:rPr>
            <w:noProof/>
            <w:webHidden/>
          </w:rPr>
          <w:fldChar w:fldCharType="begin"/>
        </w:r>
        <w:r>
          <w:rPr>
            <w:noProof/>
            <w:webHidden/>
          </w:rPr>
          <w:instrText xml:space="preserve"> PAGEREF _Toc202469176 \h </w:instrText>
        </w:r>
        <w:r>
          <w:rPr>
            <w:noProof/>
            <w:webHidden/>
          </w:rPr>
        </w:r>
        <w:r>
          <w:rPr>
            <w:noProof/>
            <w:webHidden/>
          </w:rPr>
          <w:fldChar w:fldCharType="separate"/>
        </w:r>
        <w:r>
          <w:rPr>
            <w:noProof/>
            <w:webHidden/>
          </w:rPr>
          <w:t>8</w:t>
        </w:r>
        <w:r>
          <w:rPr>
            <w:noProof/>
            <w:webHidden/>
          </w:rPr>
          <w:fldChar w:fldCharType="end"/>
        </w:r>
      </w:hyperlink>
    </w:p>
    <w:p w14:paraId="7B3FDE9D" w14:textId="182A6518" w:rsidR="00B25486" w:rsidRDefault="00B25486">
      <w:pPr>
        <w:pStyle w:val="TOC1"/>
        <w:tabs>
          <w:tab w:val="left" w:pos="1200"/>
          <w:tab w:val="right" w:leader="dot" w:pos="9350"/>
        </w:tabs>
        <w:rPr>
          <w:rFonts w:asciiTheme="minorHAnsi" w:eastAsiaTheme="minorEastAsia" w:hAnsiTheme="minorHAnsi" w:cstheme="minorBidi"/>
          <w:smallCaps w:val="0"/>
          <w:noProof/>
          <w:color w:val="auto"/>
          <w:kern w:val="2"/>
          <w:sz w:val="24"/>
          <w:szCs w:val="24"/>
          <w:lang w:eastAsia="en-US"/>
          <w14:ligatures w14:val="standardContextual"/>
        </w:rPr>
      </w:pPr>
      <w:hyperlink w:anchor="_Toc202469177" w:history="1">
        <w:r w:rsidRPr="007C2E5F">
          <w:rPr>
            <w:rStyle w:val="Hyperlink"/>
            <w:rFonts w:ascii="Calibri" w:hAnsi="Calibri" w:cs="Calibri"/>
            <w:noProof/>
          </w:rPr>
          <w:t>5.8.1.1.</w:t>
        </w:r>
        <w:r>
          <w:rPr>
            <w:rFonts w:asciiTheme="minorHAnsi" w:eastAsiaTheme="minorEastAsia" w:hAnsiTheme="minorHAnsi" w:cstheme="minorBidi"/>
            <w:smallCaps w:val="0"/>
            <w:noProof/>
            <w:color w:val="auto"/>
            <w:kern w:val="2"/>
            <w:sz w:val="24"/>
            <w:szCs w:val="24"/>
            <w:lang w:eastAsia="en-US"/>
            <w14:ligatures w14:val="standardContextual"/>
          </w:rPr>
          <w:tab/>
        </w:r>
        <w:r w:rsidRPr="007C2E5F">
          <w:rPr>
            <w:rStyle w:val="Hyperlink"/>
            <w:rFonts w:ascii="Calibri" w:hAnsi="Calibri" w:cs="Calibri"/>
            <w:noProof/>
          </w:rPr>
          <w:t>System should be allowed to define users and roles</w:t>
        </w:r>
        <w:r>
          <w:rPr>
            <w:noProof/>
            <w:webHidden/>
          </w:rPr>
          <w:tab/>
        </w:r>
        <w:r>
          <w:rPr>
            <w:noProof/>
            <w:webHidden/>
          </w:rPr>
          <w:fldChar w:fldCharType="begin"/>
        </w:r>
        <w:r>
          <w:rPr>
            <w:noProof/>
            <w:webHidden/>
          </w:rPr>
          <w:instrText xml:space="preserve"> PAGEREF _Toc202469177 \h </w:instrText>
        </w:r>
        <w:r>
          <w:rPr>
            <w:noProof/>
            <w:webHidden/>
          </w:rPr>
        </w:r>
        <w:r>
          <w:rPr>
            <w:noProof/>
            <w:webHidden/>
          </w:rPr>
          <w:fldChar w:fldCharType="separate"/>
        </w:r>
        <w:r>
          <w:rPr>
            <w:noProof/>
            <w:webHidden/>
          </w:rPr>
          <w:t>8</w:t>
        </w:r>
        <w:r>
          <w:rPr>
            <w:noProof/>
            <w:webHidden/>
          </w:rPr>
          <w:fldChar w:fldCharType="end"/>
        </w:r>
      </w:hyperlink>
    </w:p>
    <w:p w14:paraId="5C4C37E0" w14:textId="7C2AD872" w:rsidR="00B25486" w:rsidRDefault="00B25486">
      <w:pPr>
        <w:pStyle w:val="TOC1"/>
        <w:tabs>
          <w:tab w:val="left" w:pos="1200"/>
          <w:tab w:val="right" w:leader="dot" w:pos="9350"/>
        </w:tabs>
        <w:rPr>
          <w:rFonts w:asciiTheme="minorHAnsi" w:eastAsiaTheme="minorEastAsia" w:hAnsiTheme="minorHAnsi" w:cstheme="minorBidi"/>
          <w:smallCaps w:val="0"/>
          <w:noProof/>
          <w:color w:val="auto"/>
          <w:kern w:val="2"/>
          <w:sz w:val="24"/>
          <w:szCs w:val="24"/>
          <w:lang w:eastAsia="en-US"/>
          <w14:ligatures w14:val="standardContextual"/>
        </w:rPr>
      </w:pPr>
      <w:hyperlink w:anchor="_Toc202469178" w:history="1">
        <w:r w:rsidRPr="007C2E5F">
          <w:rPr>
            <w:rStyle w:val="Hyperlink"/>
            <w:rFonts w:ascii="Calibri" w:hAnsi="Calibri" w:cs="Calibri"/>
            <w:noProof/>
          </w:rPr>
          <w:t>5.8.1.2.</w:t>
        </w:r>
        <w:r>
          <w:rPr>
            <w:rFonts w:asciiTheme="minorHAnsi" w:eastAsiaTheme="minorEastAsia" w:hAnsiTheme="minorHAnsi" w:cstheme="minorBidi"/>
            <w:smallCaps w:val="0"/>
            <w:noProof/>
            <w:color w:val="auto"/>
            <w:kern w:val="2"/>
            <w:sz w:val="24"/>
            <w:szCs w:val="24"/>
            <w:lang w:eastAsia="en-US"/>
            <w14:ligatures w14:val="standardContextual"/>
          </w:rPr>
          <w:tab/>
        </w:r>
        <w:r w:rsidRPr="007C2E5F">
          <w:rPr>
            <w:rStyle w:val="Hyperlink"/>
            <w:rFonts w:ascii="Calibri" w:hAnsi="Calibri" w:cs="Calibri"/>
            <w:noProof/>
          </w:rPr>
          <w:t>Users should be able to define and maintain masters / configurations</w:t>
        </w:r>
        <w:r>
          <w:rPr>
            <w:noProof/>
            <w:webHidden/>
          </w:rPr>
          <w:tab/>
        </w:r>
        <w:r>
          <w:rPr>
            <w:noProof/>
            <w:webHidden/>
          </w:rPr>
          <w:fldChar w:fldCharType="begin"/>
        </w:r>
        <w:r>
          <w:rPr>
            <w:noProof/>
            <w:webHidden/>
          </w:rPr>
          <w:instrText xml:space="preserve"> PAGEREF _Toc202469178 \h </w:instrText>
        </w:r>
        <w:r>
          <w:rPr>
            <w:noProof/>
            <w:webHidden/>
          </w:rPr>
        </w:r>
        <w:r>
          <w:rPr>
            <w:noProof/>
            <w:webHidden/>
          </w:rPr>
          <w:fldChar w:fldCharType="separate"/>
        </w:r>
        <w:r>
          <w:rPr>
            <w:noProof/>
            <w:webHidden/>
          </w:rPr>
          <w:t>8</w:t>
        </w:r>
        <w:r>
          <w:rPr>
            <w:noProof/>
            <w:webHidden/>
          </w:rPr>
          <w:fldChar w:fldCharType="end"/>
        </w:r>
      </w:hyperlink>
    </w:p>
    <w:p w14:paraId="73087C8A" w14:textId="31602E30" w:rsidR="00B25486" w:rsidRDefault="00B25486">
      <w:pPr>
        <w:pStyle w:val="TOC1"/>
        <w:tabs>
          <w:tab w:val="left" w:pos="1200"/>
          <w:tab w:val="right" w:leader="dot" w:pos="9350"/>
        </w:tabs>
        <w:rPr>
          <w:rFonts w:asciiTheme="minorHAnsi" w:eastAsiaTheme="minorEastAsia" w:hAnsiTheme="minorHAnsi" w:cstheme="minorBidi"/>
          <w:smallCaps w:val="0"/>
          <w:noProof/>
          <w:color w:val="auto"/>
          <w:kern w:val="2"/>
          <w:sz w:val="24"/>
          <w:szCs w:val="24"/>
          <w:lang w:eastAsia="en-US"/>
          <w14:ligatures w14:val="standardContextual"/>
        </w:rPr>
      </w:pPr>
      <w:hyperlink w:anchor="_Toc202469179" w:history="1">
        <w:r w:rsidRPr="007C2E5F">
          <w:rPr>
            <w:rStyle w:val="Hyperlink"/>
            <w:rFonts w:ascii="Calibri" w:hAnsi="Calibri" w:cs="Calibri"/>
            <w:noProof/>
          </w:rPr>
          <w:t>5.8.1.3.</w:t>
        </w:r>
        <w:r>
          <w:rPr>
            <w:rFonts w:asciiTheme="minorHAnsi" w:eastAsiaTheme="minorEastAsia" w:hAnsiTheme="minorHAnsi" w:cstheme="minorBidi"/>
            <w:smallCaps w:val="0"/>
            <w:noProof/>
            <w:color w:val="auto"/>
            <w:kern w:val="2"/>
            <w:sz w:val="24"/>
            <w:szCs w:val="24"/>
            <w:lang w:eastAsia="en-US"/>
            <w14:ligatures w14:val="standardContextual"/>
          </w:rPr>
          <w:tab/>
        </w:r>
        <w:r w:rsidRPr="007C2E5F">
          <w:rPr>
            <w:rStyle w:val="Hyperlink"/>
            <w:rFonts w:ascii="Calibri" w:hAnsi="Calibri" w:cs="Calibri"/>
            <w:noProof/>
          </w:rPr>
          <w:t>Able to define the access rights at various level as below</w:t>
        </w:r>
        <w:r>
          <w:rPr>
            <w:noProof/>
            <w:webHidden/>
          </w:rPr>
          <w:tab/>
        </w:r>
        <w:r>
          <w:rPr>
            <w:noProof/>
            <w:webHidden/>
          </w:rPr>
          <w:fldChar w:fldCharType="begin"/>
        </w:r>
        <w:r>
          <w:rPr>
            <w:noProof/>
            <w:webHidden/>
          </w:rPr>
          <w:instrText xml:space="preserve"> PAGEREF _Toc202469179 \h </w:instrText>
        </w:r>
        <w:r>
          <w:rPr>
            <w:noProof/>
            <w:webHidden/>
          </w:rPr>
        </w:r>
        <w:r>
          <w:rPr>
            <w:noProof/>
            <w:webHidden/>
          </w:rPr>
          <w:fldChar w:fldCharType="separate"/>
        </w:r>
        <w:r>
          <w:rPr>
            <w:noProof/>
            <w:webHidden/>
          </w:rPr>
          <w:t>8</w:t>
        </w:r>
        <w:r>
          <w:rPr>
            <w:noProof/>
            <w:webHidden/>
          </w:rPr>
          <w:fldChar w:fldCharType="end"/>
        </w:r>
      </w:hyperlink>
    </w:p>
    <w:p w14:paraId="279EB71D" w14:textId="7FC9DD02" w:rsidR="00B25486" w:rsidRDefault="00B25486">
      <w:pPr>
        <w:pStyle w:val="TOC1"/>
        <w:tabs>
          <w:tab w:val="left" w:pos="720"/>
          <w:tab w:val="right" w:leader="dot" w:pos="9350"/>
        </w:tabs>
        <w:rPr>
          <w:rFonts w:asciiTheme="minorHAnsi" w:eastAsiaTheme="minorEastAsia" w:hAnsiTheme="minorHAnsi" w:cstheme="minorBidi"/>
          <w:smallCaps w:val="0"/>
          <w:noProof/>
          <w:color w:val="auto"/>
          <w:kern w:val="2"/>
          <w:sz w:val="24"/>
          <w:szCs w:val="24"/>
          <w:lang w:eastAsia="en-US"/>
          <w14:ligatures w14:val="standardContextual"/>
        </w:rPr>
      </w:pPr>
      <w:hyperlink w:anchor="_Toc202469180" w:history="1">
        <w:r w:rsidRPr="007C2E5F">
          <w:rPr>
            <w:rStyle w:val="Hyperlink"/>
            <w:rFonts w:ascii="Calibri" w:hAnsi="Calibri" w:cs="Calibri"/>
            <w:noProof/>
          </w:rPr>
          <w:t>5.9.</w:t>
        </w:r>
        <w:r>
          <w:rPr>
            <w:rFonts w:asciiTheme="minorHAnsi" w:eastAsiaTheme="minorEastAsia" w:hAnsiTheme="minorHAnsi" w:cstheme="minorBidi"/>
            <w:smallCaps w:val="0"/>
            <w:noProof/>
            <w:color w:val="auto"/>
            <w:kern w:val="2"/>
            <w:sz w:val="24"/>
            <w:szCs w:val="24"/>
            <w:lang w:eastAsia="en-US"/>
            <w14:ligatures w14:val="standardContextual"/>
          </w:rPr>
          <w:tab/>
        </w:r>
        <w:r w:rsidRPr="007C2E5F">
          <w:rPr>
            <w:rStyle w:val="Hyperlink"/>
            <w:rFonts w:ascii="Calibri" w:eastAsia="Calibri" w:hAnsi="Calibri" w:cs="Calibri"/>
            <w:noProof/>
          </w:rPr>
          <w:t>Configurations</w:t>
        </w:r>
        <w:r>
          <w:rPr>
            <w:noProof/>
            <w:webHidden/>
          </w:rPr>
          <w:tab/>
        </w:r>
        <w:r>
          <w:rPr>
            <w:noProof/>
            <w:webHidden/>
          </w:rPr>
          <w:fldChar w:fldCharType="begin"/>
        </w:r>
        <w:r>
          <w:rPr>
            <w:noProof/>
            <w:webHidden/>
          </w:rPr>
          <w:instrText xml:space="preserve"> PAGEREF _Toc202469180 \h </w:instrText>
        </w:r>
        <w:r>
          <w:rPr>
            <w:noProof/>
            <w:webHidden/>
          </w:rPr>
        </w:r>
        <w:r>
          <w:rPr>
            <w:noProof/>
            <w:webHidden/>
          </w:rPr>
          <w:fldChar w:fldCharType="separate"/>
        </w:r>
        <w:r>
          <w:rPr>
            <w:noProof/>
            <w:webHidden/>
          </w:rPr>
          <w:t>9</w:t>
        </w:r>
        <w:r>
          <w:rPr>
            <w:noProof/>
            <w:webHidden/>
          </w:rPr>
          <w:fldChar w:fldCharType="end"/>
        </w:r>
      </w:hyperlink>
    </w:p>
    <w:p w14:paraId="0EE3AC7A" w14:textId="2ADA6747" w:rsidR="00B25486" w:rsidRDefault="00B25486">
      <w:pPr>
        <w:pStyle w:val="TOC1"/>
        <w:tabs>
          <w:tab w:val="left" w:pos="960"/>
          <w:tab w:val="right" w:leader="dot" w:pos="9350"/>
        </w:tabs>
        <w:rPr>
          <w:rFonts w:asciiTheme="minorHAnsi" w:eastAsiaTheme="minorEastAsia" w:hAnsiTheme="minorHAnsi" w:cstheme="minorBidi"/>
          <w:smallCaps w:val="0"/>
          <w:noProof/>
          <w:color w:val="auto"/>
          <w:kern w:val="2"/>
          <w:sz w:val="24"/>
          <w:szCs w:val="24"/>
          <w:lang w:eastAsia="en-US"/>
          <w14:ligatures w14:val="standardContextual"/>
        </w:rPr>
      </w:pPr>
      <w:hyperlink w:anchor="_Toc202469181" w:history="1">
        <w:r w:rsidRPr="007C2E5F">
          <w:rPr>
            <w:rStyle w:val="Hyperlink"/>
            <w:rFonts w:ascii="Calibri" w:hAnsi="Calibri" w:cs="Calibri"/>
            <w:noProof/>
          </w:rPr>
          <w:t>5.9.1.</w:t>
        </w:r>
        <w:r>
          <w:rPr>
            <w:rFonts w:asciiTheme="minorHAnsi" w:eastAsiaTheme="minorEastAsia" w:hAnsiTheme="minorHAnsi" w:cstheme="minorBidi"/>
            <w:smallCaps w:val="0"/>
            <w:noProof/>
            <w:color w:val="auto"/>
            <w:kern w:val="2"/>
            <w:sz w:val="24"/>
            <w:szCs w:val="24"/>
            <w:lang w:eastAsia="en-US"/>
            <w14:ligatures w14:val="standardContextual"/>
          </w:rPr>
          <w:tab/>
        </w:r>
        <w:r w:rsidRPr="007C2E5F">
          <w:rPr>
            <w:rStyle w:val="Hyperlink"/>
            <w:rFonts w:ascii="Calibri" w:eastAsia="Calibri" w:hAnsi="Calibri" w:cs="Calibri"/>
            <w:noProof/>
          </w:rPr>
          <w:t>Governance</w:t>
        </w:r>
        <w:r w:rsidRPr="007C2E5F">
          <w:rPr>
            <w:rStyle w:val="Hyperlink"/>
            <w:rFonts w:ascii="Calibri" w:hAnsi="Calibri" w:cs="Calibri"/>
            <w:noProof/>
          </w:rPr>
          <w:t xml:space="preserve"> Workflow</w:t>
        </w:r>
        <w:r>
          <w:rPr>
            <w:noProof/>
            <w:webHidden/>
          </w:rPr>
          <w:tab/>
        </w:r>
        <w:r>
          <w:rPr>
            <w:noProof/>
            <w:webHidden/>
          </w:rPr>
          <w:fldChar w:fldCharType="begin"/>
        </w:r>
        <w:r>
          <w:rPr>
            <w:noProof/>
            <w:webHidden/>
          </w:rPr>
          <w:instrText xml:space="preserve"> PAGEREF _Toc202469181 \h </w:instrText>
        </w:r>
        <w:r>
          <w:rPr>
            <w:noProof/>
            <w:webHidden/>
          </w:rPr>
        </w:r>
        <w:r>
          <w:rPr>
            <w:noProof/>
            <w:webHidden/>
          </w:rPr>
          <w:fldChar w:fldCharType="separate"/>
        </w:r>
        <w:r>
          <w:rPr>
            <w:noProof/>
            <w:webHidden/>
          </w:rPr>
          <w:t>9</w:t>
        </w:r>
        <w:r>
          <w:rPr>
            <w:noProof/>
            <w:webHidden/>
          </w:rPr>
          <w:fldChar w:fldCharType="end"/>
        </w:r>
      </w:hyperlink>
    </w:p>
    <w:p w14:paraId="4F5C8F19" w14:textId="2ACFEB63" w:rsidR="00B25486" w:rsidRDefault="00B25486">
      <w:pPr>
        <w:pStyle w:val="TOC1"/>
        <w:tabs>
          <w:tab w:val="left" w:pos="1200"/>
          <w:tab w:val="right" w:leader="dot" w:pos="9350"/>
        </w:tabs>
        <w:rPr>
          <w:rFonts w:asciiTheme="minorHAnsi" w:eastAsiaTheme="minorEastAsia" w:hAnsiTheme="minorHAnsi" w:cstheme="minorBidi"/>
          <w:smallCaps w:val="0"/>
          <w:noProof/>
          <w:color w:val="auto"/>
          <w:kern w:val="2"/>
          <w:sz w:val="24"/>
          <w:szCs w:val="24"/>
          <w:lang w:eastAsia="en-US"/>
          <w14:ligatures w14:val="standardContextual"/>
        </w:rPr>
      </w:pPr>
      <w:hyperlink w:anchor="_Toc202469182" w:history="1">
        <w:r w:rsidRPr="007C2E5F">
          <w:rPr>
            <w:rStyle w:val="Hyperlink"/>
            <w:rFonts w:ascii="Calibri" w:hAnsi="Calibri" w:cs="Calibri"/>
            <w:noProof/>
          </w:rPr>
          <w:t>5.9.1.1.</w:t>
        </w:r>
        <w:r>
          <w:rPr>
            <w:rFonts w:asciiTheme="minorHAnsi" w:eastAsiaTheme="minorEastAsia" w:hAnsiTheme="minorHAnsi" w:cstheme="minorBidi"/>
            <w:smallCaps w:val="0"/>
            <w:noProof/>
            <w:color w:val="auto"/>
            <w:kern w:val="2"/>
            <w:sz w:val="24"/>
            <w:szCs w:val="24"/>
            <w:lang w:eastAsia="en-US"/>
            <w14:ligatures w14:val="standardContextual"/>
          </w:rPr>
          <w:tab/>
        </w:r>
        <w:r w:rsidRPr="007C2E5F">
          <w:rPr>
            <w:rStyle w:val="Hyperlink"/>
            <w:rFonts w:ascii="Calibri" w:hAnsi="Calibri" w:cs="Calibri"/>
            <w:noProof/>
          </w:rPr>
          <w:t>DH, DD, DM review frequency(Weekly, Fortnightly, Monthly, Quarterly) to be defined</w:t>
        </w:r>
        <w:r>
          <w:rPr>
            <w:noProof/>
            <w:webHidden/>
          </w:rPr>
          <w:tab/>
        </w:r>
        <w:r>
          <w:rPr>
            <w:noProof/>
            <w:webHidden/>
          </w:rPr>
          <w:fldChar w:fldCharType="begin"/>
        </w:r>
        <w:r>
          <w:rPr>
            <w:noProof/>
            <w:webHidden/>
          </w:rPr>
          <w:instrText xml:space="preserve"> PAGEREF _Toc202469182 \h </w:instrText>
        </w:r>
        <w:r>
          <w:rPr>
            <w:noProof/>
            <w:webHidden/>
          </w:rPr>
        </w:r>
        <w:r>
          <w:rPr>
            <w:noProof/>
            <w:webHidden/>
          </w:rPr>
          <w:fldChar w:fldCharType="separate"/>
        </w:r>
        <w:r>
          <w:rPr>
            <w:noProof/>
            <w:webHidden/>
          </w:rPr>
          <w:t>9</w:t>
        </w:r>
        <w:r>
          <w:rPr>
            <w:noProof/>
            <w:webHidden/>
          </w:rPr>
          <w:fldChar w:fldCharType="end"/>
        </w:r>
      </w:hyperlink>
    </w:p>
    <w:p w14:paraId="2CEA9690" w14:textId="030405BC" w:rsidR="00B25486" w:rsidRDefault="00B25486">
      <w:pPr>
        <w:pStyle w:val="TOC1"/>
        <w:tabs>
          <w:tab w:val="left" w:pos="960"/>
          <w:tab w:val="right" w:leader="dot" w:pos="9350"/>
        </w:tabs>
        <w:rPr>
          <w:rFonts w:asciiTheme="minorHAnsi" w:eastAsiaTheme="minorEastAsia" w:hAnsiTheme="minorHAnsi" w:cstheme="minorBidi"/>
          <w:smallCaps w:val="0"/>
          <w:noProof/>
          <w:color w:val="auto"/>
          <w:kern w:val="2"/>
          <w:sz w:val="24"/>
          <w:szCs w:val="24"/>
          <w:lang w:eastAsia="en-US"/>
          <w14:ligatures w14:val="standardContextual"/>
        </w:rPr>
      </w:pPr>
      <w:hyperlink w:anchor="_Toc202469183" w:history="1">
        <w:r w:rsidRPr="007C2E5F">
          <w:rPr>
            <w:rStyle w:val="Hyperlink"/>
            <w:rFonts w:ascii="Calibri" w:hAnsi="Calibri" w:cs="Calibri"/>
            <w:noProof/>
          </w:rPr>
          <w:t>5.9.2.</w:t>
        </w:r>
        <w:r>
          <w:rPr>
            <w:rFonts w:asciiTheme="minorHAnsi" w:eastAsiaTheme="minorEastAsia" w:hAnsiTheme="minorHAnsi" w:cstheme="minorBidi"/>
            <w:smallCaps w:val="0"/>
            <w:noProof/>
            <w:color w:val="auto"/>
            <w:kern w:val="2"/>
            <w:sz w:val="24"/>
            <w:szCs w:val="24"/>
            <w:lang w:eastAsia="en-US"/>
            <w14:ligatures w14:val="standardContextual"/>
          </w:rPr>
          <w:tab/>
        </w:r>
        <w:r w:rsidRPr="007C2E5F">
          <w:rPr>
            <w:rStyle w:val="Hyperlink"/>
            <w:rFonts w:ascii="Calibri" w:eastAsia="Calibri" w:hAnsi="Calibri" w:cs="Calibri"/>
            <w:noProof/>
          </w:rPr>
          <w:t>Thresholds</w:t>
        </w:r>
        <w:r w:rsidRPr="007C2E5F">
          <w:rPr>
            <w:rStyle w:val="Hyperlink"/>
            <w:rFonts w:ascii="Calibri" w:hAnsi="Calibri" w:cs="Calibri"/>
            <w:noProof/>
          </w:rPr>
          <w:t xml:space="preserve"> for alerts to be defined</w:t>
        </w:r>
        <w:r>
          <w:rPr>
            <w:noProof/>
            <w:webHidden/>
          </w:rPr>
          <w:tab/>
        </w:r>
        <w:r>
          <w:rPr>
            <w:noProof/>
            <w:webHidden/>
          </w:rPr>
          <w:fldChar w:fldCharType="begin"/>
        </w:r>
        <w:r>
          <w:rPr>
            <w:noProof/>
            <w:webHidden/>
          </w:rPr>
          <w:instrText xml:space="preserve"> PAGEREF _Toc202469183 \h </w:instrText>
        </w:r>
        <w:r>
          <w:rPr>
            <w:noProof/>
            <w:webHidden/>
          </w:rPr>
        </w:r>
        <w:r>
          <w:rPr>
            <w:noProof/>
            <w:webHidden/>
          </w:rPr>
          <w:fldChar w:fldCharType="separate"/>
        </w:r>
        <w:r>
          <w:rPr>
            <w:noProof/>
            <w:webHidden/>
          </w:rPr>
          <w:t>9</w:t>
        </w:r>
        <w:r>
          <w:rPr>
            <w:noProof/>
            <w:webHidden/>
          </w:rPr>
          <w:fldChar w:fldCharType="end"/>
        </w:r>
      </w:hyperlink>
    </w:p>
    <w:p w14:paraId="3E9EDC0B" w14:textId="1CF056D8" w:rsidR="00B25486" w:rsidRDefault="00B25486">
      <w:pPr>
        <w:pStyle w:val="TOC1"/>
        <w:tabs>
          <w:tab w:val="left" w:pos="960"/>
          <w:tab w:val="right" w:leader="dot" w:pos="9350"/>
        </w:tabs>
        <w:rPr>
          <w:rFonts w:asciiTheme="minorHAnsi" w:eastAsiaTheme="minorEastAsia" w:hAnsiTheme="minorHAnsi" w:cstheme="minorBidi"/>
          <w:smallCaps w:val="0"/>
          <w:noProof/>
          <w:color w:val="auto"/>
          <w:kern w:val="2"/>
          <w:sz w:val="24"/>
          <w:szCs w:val="24"/>
          <w:lang w:eastAsia="en-US"/>
          <w14:ligatures w14:val="standardContextual"/>
        </w:rPr>
      </w:pPr>
      <w:hyperlink w:anchor="_Toc202469184" w:history="1">
        <w:r w:rsidRPr="007C2E5F">
          <w:rPr>
            <w:rStyle w:val="Hyperlink"/>
            <w:rFonts w:ascii="Calibri" w:hAnsi="Calibri" w:cs="Calibri"/>
            <w:noProof/>
          </w:rPr>
          <w:t>5.9.3.</w:t>
        </w:r>
        <w:r>
          <w:rPr>
            <w:rFonts w:asciiTheme="minorHAnsi" w:eastAsiaTheme="minorEastAsia" w:hAnsiTheme="minorHAnsi" w:cstheme="minorBidi"/>
            <w:smallCaps w:val="0"/>
            <w:noProof/>
            <w:color w:val="auto"/>
            <w:kern w:val="2"/>
            <w:sz w:val="24"/>
            <w:szCs w:val="24"/>
            <w:lang w:eastAsia="en-US"/>
            <w14:ligatures w14:val="standardContextual"/>
          </w:rPr>
          <w:tab/>
        </w:r>
        <w:r w:rsidRPr="007C2E5F">
          <w:rPr>
            <w:rStyle w:val="Hyperlink"/>
            <w:rFonts w:ascii="Calibri" w:eastAsia="Calibri" w:hAnsi="Calibri" w:cs="Calibri"/>
            <w:noProof/>
          </w:rPr>
          <w:t>Application Settings</w:t>
        </w:r>
        <w:r>
          <w:rPr>
            <w:noProof/>
            <w:webHidden/>
          </w:rPr>
          <w:tab/>
        </w:r>
        <w:r>
          <w:rPr>
            <w:noProof/>
            <w:webHidden/>
          </w:rPr>
          <w:fldChar w:fldCharType="begin"/>
        </w:r>
        <w:r>
          <w:rPr>
            <w:noProof/>
            <w:webHidden/>
          </w:rPr>
          <w:instrText xml:space="preserve"> PAGEREF _Toc202469184 \h </w:instrText>
        </w:r>
        <w:r>
          <w:rPr>
            <w:noProof/>
            <w:webHidden/>
          </w:rPr>
        </w:r>
        <w:r>
          <w:rPr>
            <w:noProof/>
            <w:webHidden/>
          </w:rPr>
          <w:fldChar w:fldCharType="separate"/>
        </w:r>
        <w:r>
          <w:rPr>
            <w:noProof/>
            <w:webHidden/>
          </w:rPr>
          <w:t>9</w:t>
        </w:r>
        <w:r>
          <w:rPr>
            <w:noProof/>
            <w:webHidden/>
          </w:rPr>
          <w:fldChar w:fldCharType="end"/>
        </w:r>
      </w:hyperlink>
    </w:p>
    <w:p w14:paraId="6F6C61A4" w14:textId="0132FB75" w:rsidR="00B25486" w:rsidRDefault="00B25486">
      <w:pPr>
        <w:pStyle w:val="TOC1"/>
        <w:tabs>
          <w:tab w:val="left" w:pos="960"/>
          <w:tab w:val="right" w:leader="dot" w:pos="9350"/>
        </w:tabs>
        <w:rPr>
          <w:rFonts w:asciiTheme="minorHAnsi" w:eastAsiaTheme="minorEastAsia" w:hAnsiTheme="minorHAnsi" w:cstheme="minorBidi"/>
          <w:smallCaps w:val="0"/>
          <w:noProof/>
          <w:color w:val="auto"/>
          <w:kern w:val="2"/>
          <w:sz w:val="24"/>
          <w:szCs w:val="24"/>
          <w:lang w:eastAsia="en-US"/>
          <w14:ligatures w14:val="standardContextual"/>
        </w:rPr>
      </w:pPr>
      <w:hyperlink w:anchor="_Toc202469185" w:history="1">
        <w:r w:rsidRPr="007C2E5F">
          <w:rPr>
            <w:rStyle w:val="Hyperlink"/>
            <w:rFonts w:ascii="Calibri" w:hAnsi="Calibri" w:cs="Calibri"/>
            <w:noProof/>
          </w:rPr>
          <w:t>5.10.</w:t>
        </w:r>
        <w:r>
          <w:rPr>
            <w:rFonts w:asciiTheme="minorHAnsi" w:eastAsiaTheme="minorEastAsia" w:hAnsiTheme="minorHAnsi" w:cstheme="minorBidi"/>
            <w:smallCaps w:val="0"/>
            <w:noProof/>
            <w:color w:val="auto"/>
            <w:kern w:val="2"/>
            <w:sz w:val="24"/>
            <w:szCs w:val="24"/>
            <w:lang w:eastAsia="en-US"/>
            <w14:ligatures w14:val="standardContextual"/>
          </w:rPr>
          <w:tab/>
        </w:r>
        <w:r w:rsidRPr="007C2E5F">
          <w:rPr>
            <w:rStyle w:val="Hyperlink"/>
            <w:rFonts w:ascii="Calibri" w:hAnsi="Calibri" w:cs="Calibri"/>
            <w:noProof/>
          </w:rPr>
          <w:t>Non-Functional Requirements</w:t>
        </w:r>
        <w:r>
          <w:rPr>
            <w:noProof/>
            <w:webHidden/>
          </w:rPr>
          <w:tab/>
        </w:r>
        <w:r>
          <w:rPr>
            <w:noProof/>
            <w:webHidden/>
          </w:rPr>
          <w:fldChar w:fldCharType="begin"/>
        </w:r>
        <w:r>
          <w:rPr>
            <w:noProof/>
            <w:webHidden/>
          </w:rPr>
          <w:instrText xml:space="preserve"> PAGEREF _Toc202469185 \h </w:instrText>
        </w:r>
        <w:r>
          <w:rPr>
            <w:noProof/>
            <w:webHidden/>
          </w:rPr>
        </w:r>
        <w:r>
          <w:rPr>
            <w:noProof/>
            <w:webHidden/>
          </w:rPr>
          <w:fldChar w:fldCharType="separate"/>
        </w:r>
        <w:r>
          <w:rPr>
            <w:noProof/>
            <w:webHidden/>
          </w:rPr>
          <w:t>9</w:t>
        </w:r>
        <w:r>
          <w:rPr>
            <w:noProof/>
            <w:webHidden/>
          </w:rPr>
          <w:fldChar w:fldCharType="end"/>
        </w:r>
      </w:hyperlink>
    </w:p>
    <w:p w14:paraId="2BEAD401" w14:textId="48633218" w:rsidR="00B25486" w:rsidRDefault="00B25486">
      <w:pPr>
        <w:pStyle w:val="TOC1"/>
        <w:tabs>
          <w:tab w:val="left" w:pos="480"/>
          <w:tab w:val="right" w:leader="dot" w:pos="9350"/>
        </w:tabs>
        <w:rPr>
          <w:rFonts w:asciiTheme="minorHAnsi" w:eastAsiaTheme="minorEastAsia" w:hAnsiTheme="minorHAnsi" w:cstheme="minorBidi"/>
          <w:smallCaps w:val="0"/>
          <w:noProof/>
          <w:color w:val="auto"/>
          <w:kern w:val="2"/>
          <w:sz w:val="24"/>
          <w:szCs w:val="24"/>
          <w:lang w:eastAsia="en-US"/>
          <w14:ligatures w14:val="standardContextual"/>
        </w:rPr>
      </w:pPr>
      <w:hyperlink w:anchor="_Toc202469186" w:history="1">
        <w:r w:rsidRPr="007C2E5F">
          <w:rPr>
            <w:rStyle w:val="Hyperlink"/>
            <w:rFonts w:ascii="Calibri" w:hAnsi="Calibri" w:cs="Calibri"/>
            <w:noProof/>
          </w:rPr>
          <w:t>6.</w:t>
        </w:r>
        <w:r>
          <w:rPr>
            <w:rFonts w:asciiTheme="minorHAnsi" w:eastAsiaTheme="minorEastAsia" w:hAnsiTheme="minorHAnsi" w:cstheme="minorBidi"/>
            <w:smallCaps w:val="0"/>
            <w:noProof/>
            <w:color w:val="auto"/>
            <w:kern w:val="2"/>
            <w:sz w:val="24"/>
            <w:szCs w:val="24"/>
            <w:lang w:eastAsia="en-US"/>
            <w14:ligatures w14:val="standardContextual"/>
          </w:rPr>
          <w:tab/>
        </w:r>
        <w:r w:rsidRPr="007C2E5F">
          <w:rPr>
            <w:rStyle w:val="Hyperlink"/>
            <w:rFonts w:ascii="Calibri" w:hAnsi="Calibri" w:cs="Calibri"/>
            <w:noProof/>
          </w:rPr>
          <w:t>Annexure A</w:t>
        </w:r>
        <w:r>
          <w:rPr>
            <w:noProof/>
            <w:webHidden/>
          </w:rPr>
          <w:tab/>
        </w:r>
        <w:r>
          <w:rPr>
            <w:noProof/>
            <w:webHidden/>
          </w:rPr>
          <w:fldChar w:fldCharType="begin"/>
        </w:r>
        <w:r>
          <w:rPr>
            <w:noProof/>
            <w:webHidden/>
          </w:rPr>
          <w:instrText xml:space="preserve"> PAGEREF _Toc202469186 \h </w:instrText>
        </w:r>
        <w:r>
          <w:rPr>
            <w:noProof/>
            <w:webHidden/>
          </w:rPr>
        </w:r>
        <w:r>
          <w:rPr>
            <w:noProof/>
            <w:webHidden/>
          </w:rPr>
          <w:fldChar w:fldCharType="separate"/>
        </w:r>
        <w:r>
          <w:rPr>
            <w:noProof/>
            <w:webHidden/>
          </w:rPr>
          <w:t>9</w:t>
        </w:r>
        <w:r>
          <w:rPr>
            <w:noProof/>
            <w:webHidden/>
          </w:rPr>
          <w:fldChar w:fldCharType="end"/>
        </w:r>
      </w:hyperlink>
    </w:p>
    <w:p w14:paraId="7BC259D6" w14:textId="6AD3F4EA" w:rsidR="005A29BE" w:rsidRPr="001E7F9E" w:rsidRDefault="005A29BE">
      <w:pPr>
        <w:rPr>
          <w:rFonts w:ascii="Calibri" w:hAnsi="Calibri" w:cs="Calibri"/>
          <w:smallCaps/>
          <w:sz w:val="20"/>
          <w:szCs w:val="20"/>
        </w:rPr>
        <w:sectPr w:rsidR="005A29BE" w:rsidRPr="001E7F9E" w:rsidSect="00CF3859">
          <w:headerReference w:type="default" r:id="rId14"/>
          <w:footerReference w:type="default" r:id="rId15"/>
          <w:pgSz w:w="12240" w:h="15840" w:code="1"/>
          <w:pgMar w:top="1440" w:right="1440" w:bottom="1440" w:left="1440" w:header="720" w:footer="720" w:gutter="0"/>
          <w:pgBorders w:display="notFirstPage" w:offsetFrom="page">
            <w:top w:val="single" w:sz="4" w:space="24" w:color="auto"/>
            <w:left w:val="single" w:sz="4" w:space="24" w:color="auto"/>
            <w:bottom w:val="single" w:sz="4" w:space="24" w:color="auto"/>
            <w:right w:val="single" w:sz="4" w:space="24" w:color="auto"/>
          </w:pgBorders>
          <w:pgNumType w:fmt="lowerRoman" w:start="1"/>
          <w:cols w:space="720"/>
          <w:titlePg/>
          <w:docGrid w:linePitch="600" w:charSpace="32768"/>
        </w:sectPr>
      </w:pPr>
      <w:r w:rsidRPr="001E7F9E">
        <w:rPr>
          <w:rFonts w:ascii="Calibri" w:hAnsi="Calibri" w:cs="Calibri"/>
          <w:sz w:val="20"/>
          <w:szCs w:val="20"/>
        </w:rPr>
        <w:fldChar w:fldCharType="end"/>
      </w:r>
    </w:p>
    <w:p w14:paraId="69FD636C" w14:textId="77777777" w:rsidR="005A29BE" w:rsidRPr="001E7F9E" w:rsidRDefault="00EC5D07" w:rsidP="00BF023B">
      <w:pPr>
        <w:pStyle w:val="Heading1"/>
        <w:numPr>
          <w:ilvl w:val="0"/>
          <w:numId w:val="18"/>
        </w:numPr>
        <w:rPr>
          <w:rFonts w:ascii="Calibri" w:hAnsi="Calibri" w:cs="Calibri"/>
          <w:sz w:val="20"/>
          <w:szCs w:val="20"/>
        </w:rPr>
      </w:pPr>
      <w:bookmarkStart w:id="0" w:name="_Toc202469085"/>
      <w:r w:rsidRPr="001E7F9E">
        <w:rPr>
          <w:rFonts w:ascii="Calibri" w:hAnsi="Calibri" w:cs="Calibri"/>
          <w:sz w:val="20"/>
          <w:szCs w:val="20"/>
        </w:rPr>
        <w:lastRenderedPageBreak/>
        <w:t xml:space="preserve">Project </w:t>
      </w:r>
      <w:r w:rsidR="00A6510F" w:rsidRPr="001E7F9E">
        <w:rPr>
          <w:rFonts w:ascii="Calibri" w:hAnsi="Calibri" w:cs="Calibri"/>
          <w:sz w:val="20"/>
          <w:szCs w:val="20"/>
        </w:rPr>
        <w:t>Summary</w:t>
      </w:r>
      <w:bookmarkEnd w:id="0"/>
    </w:p>
    <w:p w14:paraId="38DC09AA" w14:textId="77777777" w:rsidR="00D64743" w:rsidRPr="001E7F9E" w:rsidRDefault="00D64743" w:rsidP="00D64743">
      <w:pPr>
        <w:rPr>
          <w:rFonts w:ascii="Calibri" w:hAnsi="Calibri" w:cs="Calibri"/>
          <w:sz w:val="20"/>
          <w:szCs w:val="20"/>
        </w:rPr>
      </w:pPr>
    </w:p>
    <w:tbl>
      <w:tblPr>
        <w:tblW w:w="0" w:type="auto"/>
        <w:tblInd w:w="108" w:type="dxa"/>
        <w:tblLayout w:type="fixed"/>
        <w:tblLook w:val="0000" w:firstRow="0" w:lastRow="0" w:firstColumn="0" w:lastColumn="0" w:noHBand="0" w:noVBand="0"/>
      </w:tblPr>
      <w:tblGrid>
        <w:gridCol w:w="2340"/>
        <w:gridCol w:w="6418"/>
      </w:tblGrid>
      <w:tr w:rsidR="009514D4" w:rsidRPr="001E7F9E" w14:paraId="6C592DFF" w14:textId="77777777" w:rsidTr="00490416">
        <w:trPr>
          <w:trHeight w:val="288"/>
        </w:trPr>
        <w:tc>
          <w:tcPr>
            <w:tcW w:w="2340" w:type="dxa"/>
            <w:tcBorders>
              <w:top w:val="single" w:sz="4" w:space="0" w:color="000000"/>
              <w:left w:val="single" w:sz="4" w:space="0" w:color="000000"/>
              <w:bottom w:val="single" w:sz="4" w:space="0" w:color="000000"/>
            </w:tcBorders>
            <w:vAlign w:val="center"/>
          </w:tcPr>
          <w:p w14:paraId="6C6B9A05" w14:textId="77777777" w:rsidR="009514D4" w:rsidRPr="001E7F9E" w:rsidRDefault="009514D4" w:rsidP="001D0BE1">
            <w:pPr>
              <w:rPr>
                <w:rStyle w:val="PlaceholderText"/>
                <w:rFonts w:ascii="Calibri" w:hAnsi="Calibri" w:cs="Calibri"/>
                <w:sz w:val="20"/>
                <w:szCs w:val="20"/>
              </w:rPr>
            </w:pPr>
            <w:r w:rsidRPr="001E7F9E">
              <w:rPr>
                <w:rFonts w:ascii="Calibri" w:hAnsi="Calibri" w:cs="Calibri"/>
                <w:b/>
                <w:bCs/>
                <w:sz w:val="20"/>
                <w:szCs w:val="20"/>
              </w:rPr>
              <w:t>Project Name</w:t>
            </w:r>
          </w:p>
        </w:tc>
        <w:tc>
          <w:tcPr>
            <w:tcW w:w="6418" w:type="dxa"/>
            <w:tcBorders>
              <w:top w:val="single" w:sz="4" w:space="0" w:color="000000"/>
              <w:left w:val="single" w:sz="4" w:space="0" w:color="000000"/>
              <w:bottom w:val="single" w:sz="4" w:space="0" w:color="000000"/>
              <w:right w:val="single" w:sz="4" w:space="0" w:color="000000"/>
            </w:tcBorders>
            <w:vAlign w:val="center"/>
          </w:tcPr>
          <w:p w14:paraId="770094CB" w14:textId="77777777" w:rsidR="009514D4" w:rsidRPr="001E7F9E" w:rsidRDefault="00AB5C70" w:rsidP="001D0BE1">
            <w:pPr>
              <w:rPr>
                <w:rFonts w:ascii="Calibri" w:hAnsi="Calibri" w:cs="Calibri"/>
                <w:sz w:val="20"/>
                <w:szCs w:val="20"/>
              </w:rPr>
            </w:pPr>
            <w:r w:rsidRPr="001E7F9E">
              <w:rPr>
                <w:rFonts w:ascii="Calibri" w:hAnsi="Calibri" w:cs="Calibri"/>
                <w:sz w:val="20"/>
                <w:szCs w:val="20"/>
              </w:rPr>
              <w:t>Sonata-Metrics Management System</w:t>
            </w:r>
          </w:p>
        </w:tc>
      </w:tr>
      <w:tr w:rsidR="009514D4" w:rsidRPr="001E7F9E" w14:paraId="233327D6" w14:textId="77777777" w:rsidTr="00490416">
        <w:trPr>
          <w:trHeight w:val="288"/>
        </w:trPr>
        <w:tc>
          <w:tcPr>
            <w:tcW w:w="2340" w:type="dxa"/>
            <w:tcBorders>
              <w:top w:val="single" w:sz="4" w:space="0" w:color="000000"/>
              <w:left w:val="single" w:sz="4" w:space="0" w:color="000000"/>
              <w:bottom w:val="single" w:sz="4" w:space="0" w:color="000000"/>
            </w:tcBorders>
            <w:vAlign w:val="center"/>
          </w:tcPr>
          <w:p w14:paraId="34469263" w14:textId="77777777" w:rsidR="009514D4" w:rsidRPr="001E7F9E" w:rsidRDefault="009514D4" w:rsidP="001D0BE1">
            <w:pPr>
              <w:rPr>
                <w:rFonts w:ascii="Calibri" w:hAnsi="Calibri" w:cs="Calibri"/>
                <w:b/>
                <w:bCs/>
                <w:sz w:val="20"/>
                <w:szCs w:val="20"/>
              </w:rPr>
            </w:pPr>
            <w:r w:rsidRPr="001E7F9E">
              <w:rPr>
                <w:rFonts w:ascii="Calibri" w:hAnsi="Calibri" w:cs="Calibri"/>
                <w:b/>
                <w:bCs/>
                <w:sz w:val="20"/>
                <w:szCs w:val="20"/>
              </w:rPr>
              <w:t>Project Type</w:t>
            </w:r>
          </w:p>
        </w:tc>
        <w:tc>
          <w:tcPr>
            <w:tcW w:w="6418" w:type="dxa"/>
            <w:tcBorders>
              <w:top w:val="single" w:sz="4" w:space="0" w:color="000000"/>
              <w:left w:val="single" w:sz="4" w:space="0" w:color="000000"/>
              <w:bottom w:val="single" w:sz="4" w:space="0" w:color="000000"/>
              <w:right w:val="single" w:sz="4" w:space="0" w:color="000000"/>
            </w:tcBorders>
            <w:vAlign w:val="center"/>
          </w:tcPr>
          <w:p w14:paraId="126AB875" w14:textId="77777777" w:rsidR="009514D4" w:rsidRPr="001E7F9E" w:rsidRDefault="00AB5C70" w:rsidP="001D0BE1">
            <w:pPr>
              <w:rPr>
                <w:rFonts w:ascii="Calibri" w:hAnsi="Calibri" w:cs="Calibri"/>
                <w:sz w:val="20"/>
                <w:szCs w:val="20"/>
              </w:rPr>
            </w:pPr>
            <w:r w:rsidRPr="001E7F9E">
              <w:rPr>
                <w:rFonts w:ascii="Calibri" w:hAnsi="Calibri" w:cs="Calibri"/>
                <w:sz w:val="20"/>
                <w:szCs w:val="20"/>
              </w:rPr>
              <w:t>Development</w:t>
            </w:r>
          </w:p>
        </w:tc>
      </w:tr>
      <w:tr w:rsidR="009514D4" w:rsidRPr="001E7F9E" w14:paraId="13A8BD63" w14:textId="77777777" w:rsidTr="00490416">
        <w:trPr>
          <w:trHeight w:val="288"/>
        </w:trPr>
        <w:tc>
          <w:tcPr>
            <w:tcW w:w="2340" w:type="dxa"/>
            <w:tcBorders>
              <w:top w:val="single" w:sz="4" w:space="0" w:color="000000"/>
              <w:left w:val="single" w:sz="4" w:space="0" w:color="000000"/>
              <w:bottom w:val="single" w:sz="4" w:space="0" w:color="000000"/>
            </w:tcBorders>
            <w:vAlign w:val="center"/>
          </w:tcPr>
          <w:p w14:paraId="7C8C1395" w14:textId="77777777" w:rsidR="009514D4" w:rsidRPr="001E7F9E" w:rsidRDefault="009514D4" w:rsidP="001D0BE1">
            <w:pPr>
              <w:rPr>
                <w:rFonts w:ascii="Calibri" w:hAnsi="Calibri" w:cs="Calibri"/>
                <w:bCs/>
                <w:sz w:val="20"/>
                <w:szCs w:val="20"/>
              </w:rPr>
            </w:pPr>
            <w:r w:rsidRPr="001E7F9E">
              <w:rPr>
                <w:rFonts w:ascii="Calibri" w:hAnsi="Calibri" w:cs="Calibri"/>
                <w:b/>
                <w:bCs/>
                <w:sz w:val="20"/>
                <w:szCs w:val="20"/>
              </w:rPr>
              <w:t>Project Start Date</w:t>
            </w:r>
          </w:p>
        </w:tc>
        <w:tc>
          <w:tcPr>
            <w:tcW w:w="6418" w:type="dxa"/>
            <w:tcBorders>
              <w:top w:val="single" w:sz="4" w:space="0" w:color="000000"/>
              <w:left w:val="single" w:sz="4" w:space="0" w:color="000000"/>
              <w:bottom w:val="single" w:sz="4" w:space="0" w:color="000000"/>
              <w:right w:val="single" w:sz="4" w:space="0" w:color="000000"/>
            </w:tcBorders>
            <w:vAlign w:val="center"/>
          </w:tcPr>
          <w:p w14:paraId="24D828FA" w14:textId="77777777" w:rsidR="009514D4" w:rsidRPr="001E7F9E" w:rsidRDefault="009514D4" w:rsidP="001D0BE1">
            <w:pPr>
              <w:snapToGrid w:val="0"/>
              <w:rPr>
                <w:rFonts w:ascii="Calibri" w:hAnsi="Calibri" w:cs="Calibri"/>
                <w:bCs/>
                <w:sz w:val="20"/>
                <w:szCs w:val="20"/>
              </w:rPr>
            </w:pPr>
          </w:p>
        </w:tc>
      </w:tr>
      <w:tr w:rsidR="009514D4" w:rsidRPr="001E7F9E" w14:paraId="70867517" w14:textId="77777777" w:rsidTr="00490416">
        <w:trPr>
          <w:trHeight w:val="288"/>
        </w:trPr>
        <w:tc>
          <w:tcPr>
            <w:tcW w:w="2340" w:type="dxa"/>
            <w:tcBorders>
              <w:top w:val="single" w:sz="4" w:space="0" w:color="000000"/>
              <w:left w:val="single" w:sz="4" w:space="0" w:color="000000"/>
              <w:bottom w:val="single" w:sz="4" w:space="0" w:color="000000"/>
            </w:tcBorders>
            <w:vAlign w:val="center"/>
          </w:tcPr>
          <w:p w14:paraId="4B764C24" w14:textId="77777777" w:rsidR="009514D4" w:rsidRPr="001E7F9E" w:rsidRDefault="009514D4" w:rsidP="001D0BE1">
            <w:pPr>
              <w:rPr>
                <w:rFonts w:ascii="Calibri" w:hAnsi="Calibri" w:cs="Calibri"/>
                <w:bCs/>
                <w:sz w:val="20"/>
                <w:szCs w:val="20"/>
              </w:rPr>
            </w:pPr>
            <w:r w:rsidRPr="001E7F9E">
              <w:rPr>
                <w:rFonts w:ascii="Calibri" w:hAnsi="Calibri" w:cs="Calibri"/>
                <w:b/>
                <w:bCs/>
                <w:sz w:val="20"/>
                <w:szCs w:val="20"/>
              </w:rPr>
              <w:t>Project End Date</w:t>
            </w:r>
          </w:p>
        </w:tc>
        <w:tc>
          <w:tcPr>
            <w:tcW w:w="6418" w:type="dxa"/>
            <w:tcBorders>
              <w:top w:val="single" w:sz="4" w:space="0" w:color="000000"/>
              <w:left w:val="single" w:sz="4" w:space="0" w:color="000000"/>
              <w:bottom w:val="single" w:sz="4" w:space="0" w:color="000000"/>
              <w:right w:val="single" w:sz="4" w:space="0" w:color="000000"/>
            </w:tcBorders>
            <w:vAlign w:val="center"/>
          </w:tcPr>
          <w:p w14:paraId="1453DE5E" w14:textId="77777777" w:rsidR="009514D4" w:rsidRPr="001E7F9E" w:rsidRDefault="009514D4" w:rsidP="001D0BE1">
            <w:pPr>
              <w:snapToGrid w:val="0"/>
              <w:rPr>
                <w:rFonts w:ascii="Calibri" w:hAnsi="Calibri" w:cs="Calibri"/>
                <w:bCs/>
                <w:sz w:val="20"/>
                <w:szCs w:val="20"/>
              </w:rPr>
            </w:pPr>
          </w:p>
        </w:tc>
      </w:tr>
      <w:tr w:rsidR="009514D4" w:rsidRPr="001E7F9E" w14:paraId="01A8287A" w14:textId="77777777" w:rsidTr="00490416">
        <w:trPr>
          <w:trHeight w:val="288"/>
        </w:trPr>
        <w:tc>
          <w:tcPr>
            <w:tcW w:w="2340" w:type="dxa"/>
            <w:tcBorders>
              <w:top w:val="single" w:sz="4" w:space="0" w:color="000000"/>
              <w:left w:val="single" w:sz="4" w:space="0" w:color="000000"/>
              <w:bottom w:val="single" w:sz="4" w:space="0" w:color="000000"/>
            </w:tcBorders>
            <w:vAlign w:val="center"/>
          </w:tcPr>
          <w:p w14:paraId="7146F55A" w14:textId="77777777" w:rsidR="009514D4" w:rsidRPr="001E7F9E" w:rsidRDefault="009514D4" w:rsidP="001D0BE1">
            <w:pPr>
              <w:rPr>
                <w:rFonts w:ascii="Calibri" w:hAnsi="Calibri" w:cs="Calibri"/>
                <w:bCs/>
                <w:sz w:val="20"/>
                <w:szCs w:val="20"/>
              </w:rPr>
            </w:pPr>
            <w:r w:rsidRPr="001E7F9E">
              <w:rPr>
                <w:rFonts w:ascii="Calibri" w:hAnsi="Calibri" w:cs="Calibri"/>
                <w:b/>
                <w:bCs/>
                <w:sz w:val="20"/>
                <w:szCs w:val="20"/>
              </w:rPr>
              <w:t>Project Sponsor</w:t>
            </w:r>
          </w:p>
        </w:tc>
        <w:tc>
          <w:tcPr>
            <w:tcW w:w="6418" w:type="dxa"/>
            <w:tcBorders>
              <w:top w:val="single" w:sz="4" w:space="0" w:color="000000"/>
              <w:left w:val="single" w:sz="4" w:space="0" w:color="000000"/>
              <w:bottom w:val="single" w:sz="4" w:space="0" w:color="000000"/>
              <w:right w:val="single" w:sz="4" w:space="0" w:color="000000"/>
            </w:tcBorders>
            <w:vAlign w:val="center"/>
          </w:tcPr>
          <w:p w14:paraId="4A3F8398" w14:textId="77777777" w:rsidR="009514D4" w:rsidRPr="001E7F9E" w:rsidRDefault="009514D4" w:rsidP="001D0BE1">
            <w:pPr>
              <w:snapToGrid w:val="0"/>
              <w:rPr>
                <w:rFonts w:ascii="Calibri" w:hAnsi="Calibri" w:cs="Calibri"/>
                <w:bCs/>
                <w:sz w:val="20"/>
                <w:szCs w:val="20"/>
              </w:rPr>
            </w:pPr>
          </w:p>
        </w:tc>
      </w:tr>
    </w:tbl>
    <w:p w14:paraId="2B258406" w14:textId="77777777" w:rsidR="009514D4" w:rsidRPr="001E7F9E" w:rsidRDefault="009514D4" w:rsidP="009514D4">
      <w:pPr>
        <w:rPr>
          <w:rFonts w:ascii="Calibri" w:hAnsi="Calibri" w:cs="Calibri"/>
          <w:sz w:val="20"/>
          <w:szCs w:val="20"/>
        </w:rPr>
      </w:pPr>
    </w:p>
    <w:p w14:paraId="59469A65" w14:textId="77777777" w:rsidR="005A29BE" w:rsidRPr="001E7F9E" w:rsidRDefault="00191062" w:rsidP="001E7F9E">
      <w:pPr>
        <w:pStyle w:val="Heading1"/>
        <w:numPr>
          <w:ilvl w:val="1"/>
          <w:numId w:val="18"/>
        </w:numPr>
        <w:ind w:left="432"/>
        <w:rPr>
          <w:rFonts w:ascii="Calibri" w:hAnsi="Calibri" w:cs="Calibri"/>
          <w:iCs/>
          <w:color w:val="0000FF"/>
          <w:sz w:val="20"/>
          <w:szCs w:val="20"/>
        </w:rPr>
      </w:pPr>
      <w:bookmarkStart w:id="1" w:name="_Toc202469086"/>
      <w:r w:rsidRPr="001E7F9E">
        <w:rPr>
          <w:rFonts w:ascii="Calibri" w:hAnsi="Calibri" w:cs="Calibri"/>
          <w:sz w:val="20"/>
          <w:szCs w:val="20"/>
        </w:rPr>
        <w:t xml:space="preserve">Project </w:t>
      </w:r>
      <w:r w:rsidR="00CD5BC1" w:rsidRPr="001E7F9E">
        <w:rPr>
          <w:rFonts w:ascii="Calibri" w:hAnsi="Calibri" w:cs="Calibri"/>
          <w:sz w:val="20"/>
          <w:szCs w:val="20"/>
        </w:rPr>
        <w:t>Objective</w:t>
      </w:r>
      <w:bookmarkEnd w:id="1"/>
    </w:p>
    <w:p w14:paraId="049DED39" w14:textId="77777777" w:rsidR="0079300D" w:rsidRPr="001E7F9E" w:rsidRDefault="0079300D" w:rsidP="0079300D">
      <w:pPr>
        <w:rPr>
          <w:rStyle w:val="SubtleEmphasis"/>
          <w:rFonts w:ascii="Calibri" w:hAnsi="Calibri" w:cs="Calibri"/>
          <w:i w:val="0"/>
          <w:iCs w:val="0"/>
          <w:sz w:val="20"/>
          <w:szCs w:val="20"/>
        </w:rPr>
      </w:pPr>
    </w:p>
    <w:p w14:paraId="4FCF4F6C" w14:textId="77777777" w:rsidR="00860E8C" w:rsidRPr="001E7F9E" w:rsidRDefault="00860E8C" w:rsidP="00860E8C">
      <w:pPr>
        <w:ind w:left="360"/>
        <w:rPr>
          <w:rFonts w:ascii="Calibri" w:hAnsi="Calibri" w:cs="Calibri"/>
          <w:sz w:val="20"/>
          <w:szCs w:val="20"/>
        </w:rPr>
      </w:pPr>
      <w:r w:rsidRPr="001E7F9E">
        <w:rPr>
          <w:rFonts w:ascii="Calibri" w:hAnsi="Calibri" w:cs="Calibri"/>
          <w:sz w:val="20"/>
          <w:szCs w:val="20"/>
        </w:rPr>
        <w:t xml:space="preserve">Metrics management System aims to provide a robust platform for defining, tracking, and managing key performance indicators (KPIs) within an organization.  </w:t>
      </w:r>
    </w:p>
    <w:p w14:paraId="5F26CADF" w14:textId="77777777" w:rsidR="00860E8C" w:rsidRPr="001E7F9E" w:rsidRDefault="00860E8C" w:rsidP="00860E8C">
      <w:pPr>
        <w:ind w:left="720"/>
        <w:rPr>
          <w:rFonts w:ascii="Calibri" w:hAnsi="Calibri" w:cs="Calibri"/>
          <w:sz w:val="20"/>
          <w:szCs w:val="20"/>
        </w:rPr>
      </w:pPr>
      <w:r w:rsidRPr="001E7F9E">
        <w:rPr>
          <w:rFonts w:ascii="Calibri" w:hAnsi="Calibri" w:cs="Calibri"/>
          <w:sz w:val="20"/>
          <w:szCs w:val="20"/>
        </w:rPr>
        <w:t>Objective is to make the platform as the platform delivery management for executing a project.  Project performance parameters are recorded and reported with transparency.</w:t>
      </w:r>
    </w:p>
    <w:p w14:paraId="6E41AD11" w14:textId="77777777" w:rsidR="00860E8C" w:rsidRPr="001E7F9E" w:rsidRDefault="00860E8C" w:rsidP="00860E8C">
      <w:pPr>
        <w:ind w:left="720"/>
        <w:rPr>
          <w:rFonts w:ascii="Calibri" w:hAnsi="Calibri" w:cs="Calibri"/>
          <w:sz w:val="20"/>
          <w:szCs w:val="20"/>
        </w:rPr>
      </w:pPr>
      <w:r w:rsidRPr="001E7F9E">
        <w:rPr>
          <w:rFonts w:ascii="Calibri" w:hAnsi="Calibri" w:cs="Calibri"/>
          <w:sz w:val="20"/>
          <w:szCs w:val="20"/>
        </w:rPr>
        <w:t>Bring in visibility of the metrics reported by projects/programs by project type.</w:t>
      </w:r>
    </w:p>
    <w:p w14:paraId="68996022" w14:textId="7F2D1D35" w:rsidR="00860E8C" w:rsidRPr="001E7F9E" w:rsidRDefault="00860E8C" w:rsidP="00860E8C">
      <w:pPr>
        <w:ind w:left="720"/>
        <w:rPr>
          <w:rFonts w:ascii="Calibri" w:hAnsi="Calibri" w:cs="Calibri"/>
          <w:sz w:val="20"/>
          <w:szCs w:val="20"/>
        </w:rPr>
      </w:pPr>
      <w:r w:rsidRPr="001E7F9E">
        <w:rPr>
          <w:rFonts w:ascii="Calibri" w:hAnsi="Calibri" w:cs="Calibri"/>
          <w:sz w:val="20"/>
          <w:szCs w:val="20"/>
        </w:rPr>
        <w:t>For three tier governance thr</w:t>
      </w:r>
      <w:r w:rsidR="00CB32D3">
        <w:rPr>
          <w:rFonts w:ascii="Calibri" w:hAnsi="Calibri" w:cs="Calibri"/>
          <w:sz w:val="20"/>
          <w:szCs w:val="20"/>
        </w:rPr>
        <w:t>ough</w:t>
      </w:r>
      <w:r w:rsidRPr="001E7F9E">
        <w:rPr>
          <w:rFonts w:ascii="Calibri" w:hAnsi="Calibri" w:cs="Calibri"/>
          <w:sz w:val="20"/>
          <w:szCs w:val="20"/>
        </w:rPr>
        <w:t xml:space="preserve"> the tool</w:t>
      </w:r>
    </w:p>
    <w:p w14:paraId="5F09D509" w14:textId="5F5ADB05" w:rsidR="00860E8C" w:rsidRPr="001E7F9E" w:rsidRDefault="00860E8C" w:rsidP="00860E8C">
      <w:pPr>
        <w:ind w:left="720"/>
        <w:rPr>
          <w:rFonts w:ascii="Calibri" w:hAnsi="Calibri" w:cs="Calibri"/>
          <w:sz w:val="20"/>
          <w:szCs w:val="20"/>
        </w:rPr>
      </w:pPr>
      <w:r w:rsidRPr="001E7F9E">
        <w:rPr>
          <w:rFonts w:ascii="Calibri" w:hAnsi="Calibri" w:cs="Calibri"/>
          <w:sz w:val="20"/>
          <w:szCs w:val="20"/>
        </w:rPr>
        <w:t xml:space="preserve">Reporting of RAG status and reporting of </w:t>
      </w:r>
      <w:r w:rsidR="005155B3" w:rsidRPr="001E7F9E">
        <w:rPr>
          <w:rFonts w:ascii="Calibri" w:hAnsi="Calibri" w:cs="Calibri"/>
          <w:sz w:val="20"/>
          <w:szCs w:val="20"/>
        </w:rPr>
        <w:t>Business Unit (BU)</w:t>
      </w:r>
      <w:r w:rsidRPr="001E7F9E">
        <w:rPr>
          <w:rFonts w:ascii="Calibri" w:hAnsi="Calibri" w:cs="Calibri"/>
          <w:sz w:val="20"/>
          <w:szCs w:val="20"/>
        </w:rPr>
        <w:t xml:space="preserve"> Watchlist and </w:t>
      </w:r>
      <w:r w:rsidR="005155B3" w:rsidRPr="001E7F9E">
        <w:rPr>
          <w:rFonts w:ascii="Calibri" w:hAnsi="Calibri" w:cs="Calibri"/>
          <w:sz w:val="20"/>
          <w:szCs w:val="20"/>
        </w:rPr>
        <w:t>Organization (Org)</w:t>
      </w:r>
      <w:r w:rsidRPr="001E7F9E">
        <w:rPr>
          <w:rFonts w:ascii="Calibri" w:hAnsi="Calibri" w:cs="Calibri"/>
          <w:sz w:val="20"/>
          <w:szCs w:val="20"/>
        </w:rPr>
        <w:t>Watchlist</w:t>
      </w:r>
    </w:p>
    <w:p w14:paraId="173EAE90" w14:textId="77777777" w:rsidR="00860E8C" w:rsidRPr="001E7F9E" w:rsidRDefault="00860E8C" w:rsidP="00860E8C">
      <w:pPr>
        <w:ind w:left="720"/>
        <w:rPr>
          <w:rFonts w:ascii="Calibri" w:hAnsi="Calibri" w:cs="Calibri"/>
          <w:sz w:val="20"/>
          <w:szCs w:val="20"/>
        </w:rPr>
      </w:pPr>
      <w:r w:rsidRPr="001E7F9E">
        <w:rPr>
          <w:rFonts w:ascii="Calibri" w:hAnsi="Calibri" w:cs="Calibri"/>
          <w:sz w:val="20"/>
          <w:szCs w:val="20"/>
        </w:rPr>
        <w:t>The tool will help the stakeholders to identify the strengths and weaknesses of respective projects/programs and to make informed decisions for improvement and optimization.</w:t>
      </w:r>
    </w:p>
    <w:p w14:paraId="5ABB7A31" w14:textId="77777777" w:rsidR="00860E8C" w:rsidRPr="001E7F9E" w:rsidRDefault="00860E8C" w:rsidP="00860E8C">
      <w:pPr>
        <w:ind w:left="720"/>
        <w:rPr>
          <w:rFonts w:ascii="Calibri" w:hAnsi="Calibri" w:cs="Calibri"/>
          <w:sz w:val="20"/>
          <w:szCs w:val="20"/>
        </w:rPr>
      </w:pPr>
      <w:r w:rsidRPr="001E7F9E">
        <w:rPr>
          <w:rFonts w:ascii="Calibri" w:hAnsi="Calibri" w:cs="Calibri"/>
          <w:sz w:val="20"/>
          <w:szCs w:val="20"/>
        </w:rPr>
        <w:t>The tool will also help the stakeholders to communicate and collaborate more effectively, and to align their goals and expectations.</w:t>
      </w:r>
    </w:p>
    <w:p w14:paraId="249590A3" w14:textId="77777777" w:rsidR="00E6237C" w:rsidRPr="001E7F9E" w:rsidRDefault="00E6237C" w:rsidP="005E79DC">
      <w:pPr>
        <w:ind w:left="360"/>
        <w:rPr>
          <w:rFonts w:ascii="Calibri" w:hAnsi="Calibri" w:cs="Calibri"/>
          <w:sz w:val="20"/>
          <w:szCs w:val="20"/>
        </w:rPr>
      </w:pPr>
    </w:p>
    <w:p w14:paraId="6C06FC08" w14:textId="77777777" w:rsidR="00EC5D07" w:rsidRPr="001E7F9E" w:rsidRDefault="00EC5D07" w:rsidP="00F938F5">
      <w:pPr>
        <w:pStyle w:val="Heading1"/>
        <w:numPr>
          <w:ilvl w:val="1"/>
          <w:numId w:val="18"/>
        </w:numPr>
        <w:ind w:left="432"/>
        <w:rPr>
          <w:rFonts w:ascii="Calibri" w:hAnsi="Calibri" w:cs="Calibri"/>
          <w:iCs/>
          <w:sz w:val="20"/>
          <w:szCs w:val="20"/>
        </w:rPr>
      </w:pPr>
      <w:bookmarkStart w:id="2" w:name="_Toc106099575"/>
      <w:bookmarkStart w:id="3" w:name="_Toc202469087"/>
      <w:r w:rsidRPr="001E7F9E">
        <w:rPr>
          <w:rFonts w:ascii="Calibri" w:hAnsi="Calibri" w:cs="Calibri"/>
          <w:sz w:val="20"/>
          <w:szCs w:val="20"/>
        </w:rPr>
        <w:t xml:space="preserve">Business </w:t>
      </w:r>
      <w:bookmarkEnd w:id="2"/>
      <w:r w:rsidRPr="001E7F9E">
        <w:rPr>
          <w:rFonts w:ascii="Calibri" w:hAnsi="Calibri" w:cs="Calibri"/>
          <w:sz w:val="20"/>
          <w:szCs w:val="20"/>
        </w:rPr>
        <w:t>Objective</w:t>
      </w:r>
      <w:bookmarkEnd w:id="3"/>
    </w:p>
    <w:p w14:paraId="62FF9FDD" w14:textId="77777777" w:rsidR="00EC5D07" w:rsidRPr="001E7F9E" w:rsidRDefault="00EC5D07" w:rsidP="00EC5D07">
      <w:pPr>
        <w:jc w:val="both"/>
        <w:rPr>
          <w:rStyle w:val="SubtleEmphasis"/>
          <w:rFonts w:ascii="Calibri" w:hAnsi="Calibri" w:cs="Calibri"/>
          <w:i w:val="0"/>
          <w:iCs w:val="0"/>
          <w:sz w:val="20"/>
          <w:szCs w:val="20"/>
        </w:rPr>
      </w:pPr>
    </w:p>
    <w:p w14:paraId="03A4BCED" w14:textId="77777777" w:rsidR="00241566" w:rsidRPr="001E7F9E" w:rsidRDefault="00241566" w:rsidP="00241566">
      <w:pPr>
        <w:ind w:left="360"/>
        <w:jc w:val="both"/>
        <w:rPr>
          <w:rStyle w:val="SubtleEmphasis"/>
          <w:rFonts w:ascii="Calibri" w:hAnsi="Calibri" w:cs="Calibri"/>
          <w:i w:val="0"/>
          <w:iCs w:val="0"/>
          <w:sz w:val="20"/>
          <w:szCs w:val="20"/>
        </w:rPr>
      </w:pPr>
      <w:r w:rsidRPr="001E7F9E">
        <w:rPr>
          <w:rStyle w:val="SubtleEmphasis"/>
          <w:rFonts w:ascii="Calibri" w:hAnsi="Calibri" w:cs="Calibri"/>
          <w:i w:val="0"/>
          <w:iCs w:val="0"/>
          <w:sz w:val="20"/>
          <w:szCs w:val="20"/>
        </w:rPr>
        <w:t>Following are the benefits through Metrics Management System.</w:t>
      </w:r>
    </w:p>
    <w:p w14:paraId="27FFA3D0" w14:textId="44C00A30" w:rsidR="00FC4246" w:rsidRPr="001E7F9E" w:rsidRDefault="00FC4246" w:rsidP="00241566">
      <w:pPr>
        <w:ind w:left="1440"/>
        <w:rPr>
          <w:rFonts w:ascii="Calibri" w:hAnsi="Calibri" w:cs="Calibri"/>
          <w:sz w:val="20"/>
          <w:szCs w:val="20"/>
        </w:rPr>
      </w:pPr>
    </w:p>
    <w:p w14:paraId="12B4B2B3" w14:textId="4F416817" w:rsidR="00C43804" w:rsidRPr="001E7F9E" w:rsidRDefault="00E1368E" w:rsidP="00241566">
      <w:pPr>
        <w:ind w:left="1440"/>
        <w:rPr>
          <w:rFonts w:ascii="Calibri" w:hAnsi="Calibri" w:cs="Calibri"/>
          <w:sz w:val="20"/>
          <w:szCs w:val="20"/>
        </w:rPr>
      </w:pPr>
      <w:r w:rsidRPr="001E7F9E">
        <w:rPr>
          <w:rFonts w:ascii="Calibri" w:hAnsi="Calibri" w:cs="Calibri"/>
          <w:sz w:val="20"/>
          <w:szCs w:val="20"/>
        </w:rPr>
        <w:t>Centralized Project Database</w:t>
      </w:r>
    </w:p>
    <w:p w14:paraId="19403131" w14:textId="3DB0B7BF" w:rsidR="00C43804" w:rsidRPr="001E7F9E" w:rsidRDefault="00C43804" w:rsidP="00241566">
      <w:pPr>
        <w:ind w:left="1440"/>
        <w:rPr>
          <w:rFonts w:ascii="Calibri" w:hAnsi="Calibri" w:cs="Calibri"/>
          <w:sz w:val="20"/>
          <w:szCs w:val="20"/>
        </w:rPr>
      </w:pPr>
      <w:r w:rsidRPr="001E7F9E">
        <w:rPr>
          <w:rFonts w:ascii="Calibri" w:hAnsi="Calibri" w:cs="Calibri"/>
          <w:sz w:val="20"/>
          <w:szCs w:val="20"/>
        </w:rPr>
        <w:t>Metrics Tracking &amp; Analysis</w:t>
      </w:r>
    </w:p>
    <w:p w14:paraId="53A75090" w14:textId="395AAE4B" w:rsidR="00E1368E" w:rsidRPr="001E7F9E" w:rsidRDefault="00E1368E" w:rsidP="00E1368E">
      <w:pPr>
        <w:ind w:left="1440"/>
        <w:rPr>
          <w:rFonts w:ascii="Calibri" w:hAnsi="Calibri" w:cs="Calibri"/>
          <w:sz w:val="20"/>
          <w:szCs w:val="20"/>
        </w:rPr>
      </w:pPr>
      <w:r w:rsidRPr="001E7F9E">
        <w:rPr>
          <w:rFonts w:ascii="Calibri" w:hAnsi="Calibri" w:cs="Calibri"/>
          <w:sz w:val="20"/>
          <w:szCs w:val="20"/>
        </w:rPr>
        <w:t>Project Health Visibility</w:t>
      </w:r>
    </w:p>
    <w:p w14:paraId="10B29F47" w14:textId="77777777" w:rsidR="00275BBB" w:rsidRPr="001E7F9E" w:rsidRDefault="00275BBB" w:rsidP="00241566">
      <w:pPr>
        <w:ind w:left="1440"/>
        <w:rPr>
          <w:rFonts w:ascii="Calibri" w:hAnsi="Calibri" w:cs="Calibri"/>
          <w:sz w:val="20"/>
          <w:szCs w:val="20"/>
        </w:rPr>
      </w:pPr>
      <w:r w:rsidRPr="001E7F9E">
        <w:rPr>
          <w:rFonts w:ascii="Calibri" w:hAnsi="Calibri" w:cs="Calibri"/>
          <w:sz w:val="20"/>
          <w:szCs w:val="20"/>
        </w:rPr>
        <w:t xml:space="preserve">Data based Governance </w:t>
      </w:r>
    </w:p>
    <w:p w14:paraId="251D6818" w14:textId="7DABA851" w:rsidR="00241566" w:rsidRPr="001E7F9E" w:rsidRDefault="00275BBB" w:rsidP="00241566">
      <w:pPr>
        <w:ind w:left="1440"/>
        <w:rPr>
          <w:rFonts w:ascii="Calibri" w:hAnsi="Calibri" w:cs="Calibri"/>
          <w:sz w:val="20"/>
          <w:szCs w:val="20"/>
        </w:rPr>
      </w:pPr>
      <w:r w:rsidRPr="001E7F9E">
        <w:rPr>
          <w:rFonts w:ascii="Calibri" w:hAnsi="Calibri" w:cs="Calibri"/>
          <w:sz w:val="20"/>
          <w:szCs w:val="20"/>
        </w:rPr>
        <w:t>Early warning</w:t>
      </w:r>
    </w:p>
    <w:p w14:paraId="57E51992" w14:textId="77777777" w:rsidR="00E1368E" w:rsidRPr="001E7F9E" w:rsidRDefault="00E1368E" w:rsidP="00E1368E">
      <w:pPr>
        <w:ind w:left="1440"/>
        <w:rPr>
          <w:rFonts w:ascii="Calibri" w:hAnsi="Calibri" w:cs="Calibri"/>
          <w:sz w:val="20"/>
          <w:szCs w:val="20"/>
        </w:rPr>
      </w:pPr>
      <w:r w:rsidRPr="001E7F9E">
        <w:rPr>
          <w:rFonts w:ascii="Calibri" w:hAnsi="Calibri" w:cs="Calibri"/>
          <w:sz w:val="20"/>
          <w:szCs w:val="20"/>
        </w:rPr>
        <w:t>Baselines at account level</w:t>
      </w:r>
    </w:p>
    <w:p w14:paraId="6DB1C525" w14:textId="6352980E" w:rsidR="00E1368E" w:rsidRPr="001E7F9E" w:rsidRDefault="00C21858" w:rsidP="00241566">
      <w:pPr>
        <w:ind w:left="1440"/>
        <w:rPr>
          <w:rFonts w:ascii="Calibri" w:hAnsi="Calibri" w:cs="Calibri"/>
          <w:sz w:val="20"/>
          <w:szCs w:val="20"/>
        </w:rPr>
      </w:pPr>
      <w:r w:rsidRPr="001E7F9E">
        <w:rPr>
          <w:rFonts w:ascii="Calibri" w:hAnsi="Calibri" w:cs="Calibri"/>
          <w:sz w:val="20"/>
          <w:szCs w:val="20"/>
        </w:rPr>
        <w:t xml:space="preserve">Process Improvement </w:t>
      </w:r>
      <w:r w:rsidR="00074F35" w:rsidRPr="001E7F9E">
        <w:rPr>
          <w:rFonts w:ascii="Calibri" w:hAnsi="Calibri" w:cs="Calibri"/>
          <w:sz w:val="20"/>
          <w:szCs w:val="20"/>
        </w:rPr>
        <w:t xml:space="preserve">Action Planning &amp; Tracking </w:t>
      </w:r>
    </w:p>
    <w:p w14:paraId="45E718D8" w14:textId="24A13884" w:rsidR="00D828F3" w:rsidRPr="0027565C" w:rsidRDefault="002A50D7" w:rsidP="0027565C">
      <w:pPr>
        <w:pStyle w:val="Heading1"/>
        <w:numPr>
          <w:ilvl w:val="0"/>
          <w:numId w:val="18"/>
        </w:numPr>
        <w:rPr>
          <w:rFonts w:ascii="Calibri" w:hAnsi="Calibri" w:cs="Calibri"/>
          <w:sz w:val="20"/>
          <w:szCs w:val="20"/>
        </w:rPr>
      </w:pPr>
      <w:bookmarkStart w:id="4" w:name="_Toc106099577"/>
      <w:bookmarkStart w:id="5" w:name="_Toc202469088"/>
      <w:r w:rsidRPr="001E7F9E">
        <w:rPr>
          <w:rFonts w:ascii="Calibri" w:hAnsi="Calibri" w:cs="Calibri"/>
          <w:sz w:val="20"/>
          <w:szCs w:val="20"/>
        </w:rPr>
        <w:t>Scope</w:t>
      </w:r>
      <w:bookmarkEnd w:id="4"/>
      <w:bookmarkEnd w:id="5"/>
    </w:p>
    <w:p w14:paraId="17815E10" w14:textId="2EBFF79D" w:rsidR="00AF10B8" w:rsidRPr="0027565C" w:rsidRDefault="00A5663E" w:rsidP="00AF10B8">
      <w:pPr>
        <w:pStyle w:val="Heading1"/>
        <w:numPr>
          <w:ilvl w:val="1"/>
          <w:numId w:val="18"/>
        </w:numPr>
        <w:ind w:left="432"/>
        <w:rPr>
          <w:rFonts w:ascii="Calibri" w:hAnsi="Calibri" w:cs="Calibri"/>
          <w:iCs/>
          <w:sz w:val="20"/>
          <w:szCs w:val="20"/>
        </w:rPr>
      </w:pPr>
      <w:bookmarkStart w:id="6" w:name="_Toc202469089"/>
      <w:bookmarkStart w:id="7" w:name="_Toc106099578"/>
      <w:r w:rsidRPr="001E7F9E">
        <w:rPr>
          <w:rFonts w:ascii="Calibri" w:hAnsi="Calibri" w:cs="Calibri"/>
          <w:sz w:val="20"/>
          <w:szCs w:val="20"/>
        </w:rPr>
        <w:t>In Scope</w:t>
      </w:r>
      <w:bookmarkEnd w:id="6"/>
      <w:r w:rsidRPr="001E7F9E">
        <w:rPr>
          <w:rFonts w:ascii="Calibri" w:hAnsi="Calibri" w:cs="Calibri"/>
          <w:sz w:val="20"/>
          <w:szCs w:val="20"/>
        </w:rPr>
        <w:t xml:space="preserve"> </w:t>
      </w:r>
      <w:bookmarkEnd w:id="7"/>
    </w:p>
    <w:p w14:paraId="4A5EDC39" w14:textId="38859B42" w:rsidR="00AF10B8" w:rsidRPr="001E7F9E" w:rsidRDefault="0027565C" w:rsidP="0027565C">
      <w:pPr>
        <w:ind w:left="424" w:firstLine="720"/>
        <w:rPr>
          <w:rFonts w:ascii="Calibri" w:hAnsi="Calibri" w:cs="Calibri"/>
          <w:sz w:val="20"/>
          <w:szCs w:val="20"/>
        </w:rPr>
      </w:pPr>
      <w:r w:rsidRPr="0027565C">
        <w:rPr>
          <w:rFonts w:ascii="Calibri" w:hAnsi="Calibri" w:cs="Calibri"/>
          <w:sz w:val="20"/>
          <w:szCs w:val="20"/>
        </w:rPr>
        <w:t>Following the high level scope</w:t>
      </w:r>
    </w:p>
    <w:p w14:paraId="26CC9EC7" w14:textId="77777777" w:rsidR="002B77A7" w:rsidRPr="002B77A7" w:rsidRDefault="003F6074" w:rsidP="000A7F55">
      <w:pPr>
        <w:pStyle w:val="ListParagraph"/>
        <w:numPr>
          <w:ilvl w:val="0"/>
          <w:numId w:val="17"/>
        </w:numPr>
        <w:spacing w:line="216" w:lineRule="auto"/>
        <w:rPr>
          <w:rFonts w:ascii="Calibri" w:eastAsia="Calibri" w:hAnsi="Calibri" w:cs="Calibri"/>
          <w:color w:val="262626"/>
          <w:kern w:val="24"/>
          <w:sz w:val="20"/>
          <w:szCs w:val="20"/>
        </w:rPr>
      </w:pPr>
      <w:r w:rsidRPr="001E7F9E">
        <w:rPr>
          <w:rFonts w:ascii="Calibri" w:eastAsia="Calibri" w:hAnsi="Calibri" w:cs="Calibri"/>
          <w:b/>
          <w:color w:val="262626"/>
          <w:kern w:val="24"/>
          <w:sz w:val="20"/>
          <w:szCs w:val="20"/>
        </w:rPr>
        <w:t>Centralized</w:t>
      </w:r>
      <w:r w:rsidR="00227330" w:rsidRPr="001E7F9E">
        <w:rPr>
          <w:rFonts w:ascii="Calibri" w:eastAsia="Calibri" w:hAnsi="Calibri" w:cs="Calibri"/>
          <w:b/>
          <w:color w:val="262626"/>
          <w:kern w:val="24"/>
          <w:sz w:val="20"/>
          <w:szCs w:val="20"/>
        </w:rPr>
        <w:t xml:space="preserve"> Project database</w:t>
      </w:r>
      <w:r w:rsidRPr="001E7F9E">
        <w:rPr>
          <w:rFonts w:ascii="Calibri" w:hAnsi="Calibri" w:cs="Calibri"/>
          <w:b/>
          <w:bCs/>
          <w:sz w:val="20"/>
          <w:szCs w:val="20"/>
        </w:rPr>
        <w:t xml:space="preserve">: </w:t>
      </w:r>
    </w:p>
    <w:p w14:paraId="1D070807" w14:textId="22EE30A3" w:rsidR="00227330" w:rsidRPr="001E7F9E" w:rsidRDefault="00D17FCE" w:rsidP="002B77A7">
      <w:pPr>
        <w:pStyle w:val="ListParagraph"/>
        <w:numPr>
          <w:ilvl w:val="1"/>
          <w:numId w:val="17"/>
        </w:numPr>
        <w:spacing w:line="216" w:lineRule="auto"/>
        <w:rPr>
          <w:rFonts w:ascii="Calibri" w:eastAsia="Calibri" w:hAnsi="Calibri" w:cs="Calibri"/>
          <w:color w:val="262626"/>
          <w:kern w:val="24"/>
          <w:sz w:val="20"/>
          <w:szCs w:val="20"/>
        </w:rPr>
      </w:pPr>
      <w:r w:rsidRPr="001E7F9E">
        <w:rPr>
          <w:rFonts w:ascii="Calibri" w:eastAsia="Calibri" w:hAnsi="Calibri" w:cs="Calibri"/>
          <w:color w:val="262626"/>
          <w:kern w:val="24"/>
          <w:sz w:val="20"/>
          <w:szCs w:val="20"/>
        </w:rPr>
        <w:t xml:space="preserve">Creation &amp; Maintaining </w:t>
      </w:r>
      <w:r w:rsidR="00AF5353" w:rsidRPr="001E7F9E">
        <w:rPr>
          <w:rFonts w:ascii="Calibri" w:eastAsia="Calibri" w:hAnsi="Calibri" w:cs="Calibri"/>
          <w:color w:val="262626"/>
          <w:kern w:val="24"/>
          <w:sz w:val="20"/>
          <w:szCs w:val="20"/>
        </w:rPr>
        <w:t>A</w:t>
      </w:r>
      <w:r w:rsidRPr="001E7F9E">
        <w:rPr>
          <w:rFonts w:ascii="Calibri" w:eastAsia="Calibri" w:hAnsi="Calibri" w:cs="Calibri"/>
          <w:color w:val="262626"/>
          <w:kern w:val="24"/>
          <w:sz w:val="20"/>
          <w:szCs w:val="20"/>
        </w:rPr>
        <w:t xml:space="preserve">ll types of projects </w:t>
      </w:r>
      <w:r w:rsidR="003152E6" w:rsidRPr="001E7F9E">
        <w:rPr>
          <w:rFonts w:ascii="Calibri" w:eastAsia="Calibri" w:hAnsi="Calibri" w:cs="Calibri"/>
          <w:color w:val="262626"/>
          <w:kern w:val="24"/>
          <w:sz w:val="20"/>
          <w:szCs w:val="20"/>
        </w:rPr>
        <w:t xml:space="preserve">in the organization with all required attributes. </w:t>
      </w:r>
      <w:r w:rsidR="00453D5F" w:rsidRPr="001E7F9E">
        <w:rPr>
          <w:rFonts w:ascii="Calibri" w:eastAsia="Calibri" w:hAnsi="Calibri" w:cs="Calibri"/>
          <w:color w:val="262626"/>
          <w:kern w:val="24"/>
          <w:sz w:val="20"/>
          <w:szCs w:val="20"/>
        </w:rPr>
        <w:t xml:space="preserve">Provide </w:t>
      </w:r>
      <w:r w:rsidR="009E487C" w:rsidRPr="001E7F9E">
        <w:rPr>
          <w:rFonts w:ascii="Calibri" w:eastAsia="Calibri" w:hAnsi="Calibri" w:cs="Calibri"/>
          <w:color w:val="262626"/>
          <w:kern w:val="24"/>
          <w:sz w:val="20"/>
          <w:szCs w:val="20"/>
        </w:rPr>
        <w:t>Integration of SonataOne Project</w:t>
      </w:r>
      <w:r w:rsidR="00B059B1" w:rsidRPr="001E7F9E">
        <w:rPr>
          <w:rFonts w:ascii="Calibri" w:eastAsia="Calibri" w:hAnsi="Calibri" w:cs="Calibri"/>
          <w:color w:val="262626"/>
          <w:kern w:val="24"/>
          <w:sz w:val="20"/>
          <w:szCs w:val="20"/>
        </w:rPr>
        <w:t>s</w:t>
      </w:r>
      <w:r w:rsidR="00DF312C" w:rsidRPr="001E7F9E">
        <w:rPr>
          <w:rFonts w:ascii="Calibri" w:eastAsia="Calibri" w:hAnsi="Calibri" w:cs="Calibri"/>
          <w:color w:val="262626"/>
          <w:kern w:val="24"/>
          <w:sz w:val="20"/>
          <w:szCs w:val="20"/>
        </w:rPr>
        <w:t xml:space="preserve"> into the system.</w:t>
      </w:r>
    </w:p>
    <w:p w14:paraId="179BF7D5" w14:textId="77777777" w:rsidR="002B77A7" w:rsidRPr="002B77A7" w:rsidRDefault="00AF10B8" w:rsidP="000A7F55">
      <w:pPr>
        <w:pStyle w:val="ListParagraph"/>
        <w:numPr>
          <w:ilvl w:val="0"/>
          <w:numId w:val="17"/>
        </w:numPr>
        <w:spacing w:line="216" w:lineRule="auto"/>
        <w:rPr>
          <w:rFonts w:ascii="Calibri" w:hAnsi="Calibri" w:cs="Calibri"/>
          <w:sz w:val="20"/>
          <w:szCs w:val="20"/>
        </w:rPr>
      </w:pPr>
      <w:r w:rsidRPr="001E7F9E">
        <w:rPr>
          <w:rFonts w:ascii="Calibri" w:eastAsia="Calibri" w:hAnsi="Calibri" w:cs="Calibri"/>
          <w:b/>
          <w:bCs/>
          <w:color w:val="262626"/>
          <w:kern w:val="24"/>
          <w:sz w:val="20"/>
          <w:szCs w:val="20"/>
        </w:rPr>
        <w:t xml:space="preserve">Definition of Metrics/KPI’s: </w:t>
      </w:r>
    </w:p>
    <w:p w14:paraId="431B626C" w14:textId="0634187C" w:rsidR="00275BBB" w:rsidRPr="001E7F9E" w:rsidRDefault="00275BBB" w:rsidP="002B77A7">
      <w:pPr>
        <w:pStyle w:val="ListParagraph"/>
        <w:numPr>
          <w:ilvl w:val="1"/>
          <w:numId w:val="17"/>
        </w:numPr>
        <w:spacing w:line="216" w:lineRule="auto"/>
        <w:rPr>
          <w:rFonts w:ascii="Calibri" w:hAnsi="Calibri" w:cs="Calibri"/>
          <w:sz w:val="20"/>
          <w:szCs w:val="20"/>
        </w:rPr>
      </w:pPr>
      <w:r w:rsidRPr="001E7F9E">
        <w:rPr>
          <w:rFonts w:ascii="Calibri" w:eastAsia="Calibri" w:hAnsi="Calibri" w:cs="Calibri"/>
          <w:color w:val="262626"/>
          <w:kern w:val="24"/>
          <w:sz w:val="20"/>
          <w:szCs w:val="20"/>
        </w:rPr>
        <w:t>Depending on the project type, a</w:t>
      </w:r>
      <w:r w:rsidR="00AF10B8" w:rsidRPr="001E7F9E">
        <w:rPr>
          <w:rFonts w:ascii="Calibri" w:eastAsia="Calibri" w:hAnsi="Calibri" w:cs="Calibri"/>
          <w:color w:val="262626"/>
          <w:kern w:val="24"/>
          <w:sz w:val="20"/>
          <w:szCs w:val="20"/>
        </w:rPr>
        <w:t xml:space="preserve">bility to </w:t>
      </w:r>
      <w:r w:rsidRPr="001E7F9E">
        <w:rPr>
          <w:rFonts w:ascii="Calibri" w:eastAsia="Calibri" w:hAnsi="Calibri" w:cs="Calibri"/>
          <w:color w:val="262626"/>
          <w:kern w:val="24"/>
          <w:sz w:val="20"/>
          <w:szCs w:val="20"/>
        </w:rPr>
        <w:t xml:space="preserve">customize metrics applicable to the project, </w:t>
      </w:r>
      <w:r w:rsidR="00AF10B8" w:rsidRPr="001E7F9E">
        <w:rPr>
          <w:rFonts w:ascii="Calibri" w:eastAsia="Calibri" w:hAnsi="Calibri" w:cs="Calibri"/>
          <w:color w:val="262626"/>
          <w:kern w:val="24"/>
          <w:sz w:val="20"/>
          <w:szCs w:val="20"/>
        </w:rPr>
        <w:t>define/use standard metrics</w:t>
      </w:r>
      <w:r w:rsidRPr="001E7F9E">
        <w:rPr>
          <w:rFonts w:ascii="Calibri" w:eastAsia="Calibri" w:hAnsi="Calibri" w:cs="Calibri"/>
          <w:color w:val="262626"/>
          <w:kern w:val="24"/>
          <w:sz w:val="20"/>
          <w:szCs w:val="20"/>
        </w:rPr>
        <w:t>.  Once the metrics is identified for a project, project should be able to capture the metrics at a certain frequency (Fortnightly).</w:t>
      </w:r>
    </w:p>
    <w:p w14:paraId="67BEC071" w14:textId="351F9784" w:rsidR="009F4556" w:rsidRPr="001E7F9E" w:rsidRDefault="009F4556" w:rsidP="002B77A7">
      <w:pPr>
        <w:pStyle w:val="ListParagraph"/>
        <w:numPr>
          <w:ilvl w:val="1"/>
          <w:numId w:val="17"/>
        </w:numPr>
        <w:spacing w:line="216" w:lineRule="auto"/>
        <w:rPr>
          <w:rFonts w:ascii="Calibri" w:hAnsi="Calibri" w:cs="Calibri"/>
          <w:sz w:val="20"/>
          <w:szCs w:val="20"/>
        </w:rPr>
      </w:pPr>
      <w:r w:rsidRPr="001E7F9E">
        <w:rPr>
          <w:rFonts w:ascii="Calibri" w:hAnsi="Calibri" w:cs="Calibri"/>
          <w:sz w:val="20"/>
          <w:szCs w:val="20"/>
        </w:rPr>
        <w:t>Setting of various parameters for the metrics like Target, USL and SSL at Organization level or project level</w:t>
      </w:r>
    </w:p>
    <w:p w14:paraId="343343F6" w14:textId="7C6C4AC6" w:rsidR="00AF10B8" w:rsidRPr="001E7F9E" w:rsidRDefault="00AF10B8" w:rsidP="002B77A7">
      <w:pPr>
        <w:pStyle w:val="ListParagraph"/>
        <w:numPr>
          <w:ilvl w:val="1"/>
          <w:numId w:val="17"/>
        </w:numPr>
        <w:spacing w:line="216" w:lineRule="auto"/>
        <w:rPr>
          <w:rFonts w:ascii="Calibri" w:hAnsi="Calibri" w:cs="Calibri"/>
          <w:sz w:val="20"/>
          <w:szCs w:val="20"/>
        </w:rPr>
      </w:pPr>
      <w:r w:rsidRPr="001E7F9E">
        <w:rPr>
          <w:rFonts w:ascii="Calibri" w:eastAsia="Calibri" w:hAnsi="Calibri" w:cs="Calibri"/>
          <w:color w:val="262626"/>
          <w:kern w:val="24"/>
          <w:sz w:val="20"/>
          <w:szCs w:val="20"/>
        </w:rPr>
        <w:t>Organization Measurable Objectives Setting, Project Measurable Objectives setting.</w:t>
      </w:r>
    </w:p>
    <w:p w14:paraId="6187E2E6" w14:textId="617D82AB" w:rsidR="00C44B64" w:rsidRPr="001E7F9E" w:rsidRDefault="00C44B64" w:rsidP="002B77A7">
      <w:pPr>
        <w:pStyle w:val="ListParagraph"/>
        <w:numPr>
          <w:ilvl w:val="1"/>
          <w:numId w:val="17"/>
        </w:numPr>
        <w:spacing w:line="216" w:lineRule="auto"/>
        <w:rPr>
          <w:rFonts w:ascii="Calibri" w:hAnsi="Calibri" w:cs="Calibri"/>
          <w:sz w:val="20"/>
          <w:szCs w:val="20"/>
        </w:rPr>
      </w:pPr>
      <w:r w:rsidRPr="001E7F9E">
        <w:rPr>
          <w:rFonts w:ascii="Calibri" w:eastAsia="Calibri" w:hAnsi="Calibri" w:cs="Calibri"/>
          <w:color w:val="262626"/>
          <w:kern w:val="24"/>
          <w:sz w:val="20"/>
          <w:szCs w:val="20"/>
        </w:rPr>
        <w:lastRenderedPageBreak/>
        <w:t xml:space="preserve">Data Collection </w:t>
      </w:r>
      <w:r w:rsidR="0056483C" w:rsidRPr="001E7F9E">
        <w:rPr>
          <w:rFonts w:ascii="Calibri" w:eastAsia="Calibri" w:hAnsi="Calibri" w:cs="Calibri"/>
          <w:color w:val="262626"/>
          <w:kern w:val="24"/>
          <w:sz w:val="20"/>
          <w:szCs w:val="20"/>
        </w:rPr>
        <w:t>within</w:t>
      </w:r>
      <w:r w:rsidRPr="001E7F9E">
        <w:rPr>
          <w:rFonts w:ascii="Calibri" w:eastAsia="Calibri" w:hAnsi="Calibri" w:cs="Calibri"/>
          <w:color w:val="262626"/>
          <w:kern w:val="24"/>
          <w:sz w:val="20"/>
          <w:szCs w:val="20"/>
        </w:rPr>
        <w:t xml:space="preserve"> the system </w:t>
      </w:r>
    </w:p>
    <w:p w14:paraId="5C5663B3" w14:textId="77777777" w:rsidR="001818D3" w:rsidRPr="001818D3" w:rsidRDefault="00AF10B8" w:rsidP="000A7F55">
      <w:pPr>
        <w:pStyle w:val="ListParagraph"/>
        <w:numPr>
          <w:ilvl w:val="0"/>
          <w:numId w:val="17"/>
        </w:numPr>
        <w:spacing w:line="216" w:lineRule="auto"/>
        <w:rPr>
          <w:rFonts w:ascii="Calibri" w:hAnsi="Calibri" w:cs="Calibri"/>
          <w:sz w:val="20"/>
          <w:szCs w:val="20"/>
        </w:rPr>
      </w:pPr>
      <w:r w:rsidRPr="001E7F9E">
        <w:rPr>
          <w:rFonts w:ascii="Calibri" w:eastAsia="Calibri" w:hAnsi="Calibri" w:cs="Calibri"/>
          <w:b/>
          <w:bCs/>
          <w:color w:val="262626"/>
          <w:kern w:val="24"/>
          <w:sz w:val="20"/>
          <w:szCs w:val="20"/>
        </w:rPr>
        <w:t>Data Collection</w:t>
      </w:r>
      <w:r w:rsidR="00C44B64" w:rsidRPr="001E7F9E">
        <w:rPr>
          <w:rFonts w:ascii="Calibri" w:eastAsia="Calibri" w:hAnsi="Calibri" w:cs="Calibri"/>
          <w:b/>
          <w:bCs/>
          <w:color w:val="262626"/>
          <w:kern w:val="24"/>
          <w:sz w:val="20"/>
          <w:szCs w:val="20"/>
        </w:rPr>
        <w:t xml:space="preserve"> (integration with the </w:t>
      </w:r>
      <w:r w:rsidR="00EA3002" w:rsidRPr="001E7F9E">
        <w:rPr>
          <w:rFonts w:ascii="Calibri" w:eastAsia="Calibri" w:hAnsi="Calibri" w:cs="Calibri"/>
          <w:b/>
          <w:bCs/>
          <w:color w:val="262626"/>
          <w:kern w:val="24"/>
          <w:sz w:val="20"/>
          <w:szCs w:val="20"/>
        </w:rPr>
        <w:t>external systems</w:t>
      </w:r>
      <w:r w:rsidR="00C44B64" w:rsidRPr="001E7F9E">
        <w:rPr>
          <w:rFonts w:ascii="Calibri" w:eastAsia="Calibri" w:hAnsi="Calibri" w:cs="Calibri"/>
          <w:b/>
          <w:bCs/>
          <w:color w:val="262626"/>
          <w:kern w:val="24"/>
          <w:sz w:val="20"/>
          <w:szCs w:val="20"/>
        </w:rPr>
        <w:t>)</w:t>
      </w:r>
      <w:r w:rsidRPr="001E7F9E">
        <w:rPr>
          <w:rFonts w:ascii="Calibri" w:eastAsia="Calibri" w:hAnsi="Calibri" w:cs="Calibri"/>
          <w:b/>
          <w:bCs/>
          <w:color w:val="262626"/>
          <w:kern w:val="24"/>
          <w:sz w:val="20"/>
          <w:szCs w:val="20"/>
        </w:rPr>
        <w:t xml:space="preserve">:  </w:t>
      </w:r>
    </w:p>
    <w:p w14:paraId="2DC2F242" w14:textId="7FEA589C" w:rsidR="00AF10B8" w:rsidRPr="001E7F9E" w:rsidRDefault="00AF10B8" w:rsidP="001818D3">
      <w:pPr>
        <w:pStyle w:val="ListParagraph"/>
        <w:numPr>
          <w:ilvl w:val="1"/>
          <w:numId w:val="17"/>
        </w:numPr>
        <w:spacing w:line="216" w:lineRule="auto"/>
        <w:rPr>
          <w:rFonts w:ascii="Calibri" w:hAnsi="Calibri" w:cs="Calibri"/>
          <w:sz w:val="20"/>
          <w:szCs w:val="20"/>
        </w:rPr>
      </w:pPr>
      <w:r w:rsidRPr="001E7F9E">
        <w:rPr>
          <w:rFonts w:ascii="Calibri" w:eastAsia="Calibri" w:hAnsi="Calibri" w:cs="Calibri"/>
          <w:color w:val="262626"/>
          <w:kern w:val="24"/>
          <w:sz w:val="20"/>
          <w:szCs w:val="20"/>
        </w:rPr>
        <w:t>Identify and integrate data sources such as databases, applications</w:t>
      </w:r>
      <w:r w:rsidR="00B06EF6" w:rsidRPr="001E7F9E">
        <w:rPr>
          <w:rFonts w:ascii="Calibri" w:eastAsia="Calibri" w:hAnsi="Calibri" w:cs="Calibri"/>
          <w:color w:val="262626"/>
          <w:kern w:val="24"/>
          <w:sz w:val="20"/>
          <w:szCs w:val="20"/>
        </w:rPr>
        <w:t xml:space="preserve"> and</w:t>
      </w:r>
      <w:r w:rsidRPr="001E7F9E">
        <w:rPr>
          <w:rFonts w:ascii="Calibri" w:eastAsia="Calibri" w:hAnsi="Calibri" w:cs="Calibri"/>
          <w:color w:val="262626"/>
          <w:kern w:val="24"/>
          <w:sz w:val="20"/>
          <w:szCs w:val="20"/>
        </w:rPr>
        <w:t xml:space="preserve"> APIs.  Support various data formats (CSV, JSON, XML) for seamless data integration. Enable real-time data collection for immediate insights and responsiveness.</w:t>
      </w:r>
    </w:p>
    <w:p w14:paraId="76DFAE09" w14:textId="77777777" w:rsidR="002B4826" w:rsidRPr="002B4826" w:rsidRDefault="00AF10B8" w:rsidP="000A7F55">
      <w:pPr>
        <w:pStyle w:val="ListParagraph"/>
        <w:numPr>
          <w:ilvl w:val="0"/>
          <w:numId w:val="17"/>
        </w:numPr>
        <w:spacing w:line="216" w:lineRule="auto"/>
        <w:rPr>
          <w:rFonts w:ascii="Calibri" w:hAnsi="Calibri" w:cs="Calibri"/>
          <w:b/>
          <w:bCs/>
          <w:sz w:val="20"/>
          <w:szCs w:val="20"/>
        </w:rPr>
      </w:pPr>
      <w:r w:rsidRPr="001E7F9E">
        <w:rPr>
          <w:rFonts w:ascii="Calibri" w:eastAsia="Calibri" w:hAnsi="Calibri" w:cs="Calibri"/>
          <w:b/>
          <w:bCs/>
          <w:color w:val="262626"/>
          <w:kern w:val="24"/>
          <w:sz w:val="20"/>
          <w:szCs w:val="20"/>
        </w:rPr>
        <w:t xml:space="preserve">Metrics Monitoring: </w:t>
      </w:r>
    </w:p>
    <w:p w14:paraId="2AD4A92A" w14:textId="1CDD7509" w:rsidR="00AF10B8" w:rsidRPr="001E7F9E" w:rsidRDefault="00AF10B8" w:rsidP="002B4826">
      <w:pPr>
        <w:pStyle w:val="ListParagraph"/>
        <w:numPr>
          <w:ilvl w:val="1"/>
          <w:numId w:val="17"/>
        </w:numPr>
        <w:spacing w:line="216" w:lineRule="auto"/>
        <w:rPr>
          <w:rFonts w:ascii="Calibri" w:hAnsi="Calibri" w:cs="Calibri"/>
          <w:b/>
          <w:bCs/>
          <w:sz w:val="20"/>
          <w:szCs w:val="20"/>
        </w:rPr>
      </w:pPr>
      <w:r w:rsidRPr="001E7F9E">
        <w:rPr>
          <w:rFonts w:ascii="Calibri" w:eastAsia="Calibri" w:hAnsi="Calibri" w:cs="Calibri"/>
          <w:color w:val="262626"/>
          <w:kern w:val="24"/>
          <w:sz w:val="20"/>
          <w:szCs w:val="20"/>
        </w:rPr>
        <w:t xml:space="preserve">Monitor key metrics in real-time and trigger alerts for anomalies or threshold breaches. Provide customizable alerting mechanisms (email, SMS, notifications) for immediate response to critical metrics deviations. </w:t>
      </w:r>
    </w:p>
    <w:p w14:paraId="4F1CFF31" w14:textId="77777777" w:rsidR="002B4826" w:rsidRPr="002B4826" w:rsidRDefault="00AF10B8" w:rsidP="000A7F55">
      <w:pPr>
        <w:pStyle w:val="ListParagraph"/>
        <w:numPr>
          <w:ilvl w:val="0"/>
          <w:numId w:val="17"/>
        </w:numPr>
        <w:spacing w:line="216" w:lineRule="auto"/>
        <w:rPr>
          <w:rFonts w:ascii="Calibri" w:hAnsi="Calibri" w:cs="Calibri"/>
          <w:sz w:val="20"/>
          <w:szCs w:val="20"/>
        </w:rPr>
      </w:pPr>
      <w:r w:rsidRPr="001E7F9E">
        <w:rPr>
          <w:rFonts w:ascii="Calibri" w:eastAsia="Calibri" w:hAnsi="Calibri" w:cs="Calibri"/>
          <w:b/>
          <w:bCs/>
          <w:color w:val="262626"/>
          <w:kern w:val="24"/>
          <w:sz w:val="20"/>
          <w:szCs w:val="20"/>
        </w:rPr>
        <w:t xml:space="preserve">Metric Analysis: </w:t>
      </w:r>
    </w:p>
    <w:p w14:paraId="3B6A8C45" w14:textId="1FA66FD5" w:rsidR="00AF10B8" w:rsidRPr="001E7F9E" w:rsidRDefault="00AF10B8" w:rsidP="002B4826">
      <w:pPr>
        <w:pStyle w:val="ListParagraph"/>
        <w:numPr>
          <w:ilvl w:val="1"/>
          <w:numId w:val="17"/>
        </w:numPr>
        <w:spacing w:line="216" w:lineRule="auto"/>
        <w:rPr>
          <w:rFonts w:ascii="Calibri" w:hAnsi="Calibri" w:cs="Calibri"/>
          <w:sz w:val="20"/>
          <w:szCs w:val="20"/>
        </w:rPr>
      </w:pPr>
      <w:r w:rsidRPr="001E7F9E">
        <w:rPr>
          <w:rFonts w:ascii="Calibri" w:eastAsia="Calibri" w:hAnsi="Calibri" w:cs="Calibri"/>
          <w:color w:val="262626"/>
          <w:kern w:val="24"/>
          <w:sz w:val="20"/>
          <w:szCs w:val="20"/>
        </w:rPr>
        <w:t xml:space="preserve">Metrics trend and analysis at various levels of Entities and frequency. Assess historical data, discover patterns, observe trends, and use that information to predict future trends as part of Predictive Analysis. Enable Root cause Analysis </w:t>
      </w:r>
      <w:r w:rsidR="008B2E44" w:rsidRPr="001E7F9E">
        <w:rPr>
          <w:rFonts w:ascii="Calibri" w:eastAsia="Calibri" w:hAnsi="Calibri" w:cs="Calibri"/>
          <w:color w:val="262626"/>
          <w:kern w:val="24"/>
          <w:sz w:val="20"/>
          <w:szCs w:val="20"/>
        </w:rPr>
        <w:t>to</w:t>
      </w:r>
      <w:r w:rsidRPr="001E7F9E">
        <w:rPr>
          <w:rFonts w:ascii="Calibri" w:eastAsia="Calibri" w:hAnsi="Calibri" w:cs="Calibri"/>
          <w:color w:val="262626"/>
          <w:kern w:val="24"/>
          <w:sz w:val="20"/>
          <w:szCs w:val="20"/>
        </w:rPr>
        <w:t xml:space="preserve"> identify root causes for any Positive or negative trend.</w:t>
      </w:r>
    </w:p>
    <w:p w14:paraId="3877C15D" w14:textId="77777777" w:rsidR="002B4826" w:rsidRPr="002B4826" w:rsidRDefault="00AF10B8" w:rsidP="000A7F55">
      <w:pPr>
        <w:pStyle w:val="ListParagraph"/>
        <w:numPr>
          <w:ilvl w:val="0"/>
          <w:numId w:val="17"/>
        </w:numPr>
        <w:spacing w:line="216" w:lineRule="auto"/>
        <w:rPr>
          <w:rFonts w:ascii="Calibri" w:hAnsi="Calibri" w:cs="Calibri"/>
          <w:sz w:val="20"/>
          <w:szCs w:val="20"/>
        </w:rPr>
      </w:pPr>
      <w:r w:rsidRPr="001E7F9E">
        <w:rPr>
          <w:rFonts w:ascii="Calibri" w:eastAsia="Calibri" w:hAnsi="Calibri" w:cs="Calibri"/>
          <w:b/>
          <w:bCs/>
          <w:color w:val="262626"/>
          <w:kern w:val="24"/>
          <w:sz w:val="20"/>
          <w:szCs w:val="20"/>
        </w:rPr>
        <w:t xml:space="preserve">Metrics Baselines : </w:t>
      </w:r>
    </w:p>
    <w:p w14:paraId="01940F02" w14:textId="2676D936" w:rsidR="00AF10B8" w:rsidRPr="002B4826" w:rsidRDefault="00AF10B8" w:rsidP="002B4826">
      <w:pPr>
        <w:pStyle w:val="ListParagraph"/>
        <w:numPr>
          <w:ilvl w:val="1"/>
          <w:numId w:val="17"/>
        </w:numPr>
        <w:spacing w:line="216" w:lineRule="auto"/>
        <w:rPr>
          <w:rFonts w:ascii="Calibri" w:hAnsi="Calibri" w:cs="Calibri"/>
          <w:color w:val="000000" w:themeColor="text1"/>
          <w:sz w:val="20"/>
          <w:szCs w:val="20"/>
        </w:rPr>
      </w:pPr>
      <w:r w:rsidRPr="002B4826">
        <w:rPr>
          <w:rFonts w:ascii="Calibri" w:eastAsia="Calibri" w:hAnsi="Calibri" w:cs="Calibri"/>
          <w:color w:val="000000" w:themeColor="text1"/>
          <w:kern w:val="24"/>
          <w:sz w:val="20"/>
          <w:szCs w:val="20"/>
        </w:rPr>
        <w:t>Manage and track Baselines &amp; define Targets &amp;Thresholds</w:t>
      </w:r>
      <w:r w:rsidR="00703353" w:rsidRPr="002B4826">
        <w:rPr>
          <w:rFonts w:ascii="Calibri" w:eastAsia="Calibri" w:hAnsi="Calibri" w:cs="Calibri"/>
          <w:color w:val="000000" w:themeColor="text1"/>
          <w:kern w:val="24"/>
          <w:sz w:val="20"/>
          <w:szCs w:val="20"/>
        </w:rPr>
        <w:t xml:space="preserve"> at the account level by project type.</w:t>
      </w:r>
      <w:r w:rsidR="00C57DCB" w:rsidRPr="002B4826">
        <w:rPr>
          <w:rFonts w:ascii="Calibri" w:eastAsia="Calibri" w:hAnsi="Calibri" w:cs="Calibri"/>
          <w:color w:val="000000" w:themeColor="text1"/>
          <w:kern w:val="24"/>
          <w:sz w:val="20"/>
          <w:szCs w:val="20"/>
        </w:rPr>
        <w:t xml:space="preserve"> (Segmentation of metrics based on project type, technology, sizing technique and methodology)</w:t>
      </w:r>
      <w:r w:rsidR="00A042C0" w:rsidRPr="002B4826">
        <w:rPr>
          <w:rFonts w:ascii="Calibri" w:eastAsia="Calibri" w:hAnsi="Calibri" w:cs="Calibri"/>
          <w:color w:val="000000" w:themeColor="text1"/>
          <w:kern w:val="24"/>
          <w:sz w:val="20"/>
          <w:szCs w:val="20"/>
        </w:rPr>
        <w:t xml:space="preserve"> </w:t>
      </w:r>
    </w:p>
    <w:p w14:paraId="18D11CA1" w14:textId="77777777" w:rsidR="00462E55" w:rsidRPr="00462E55" w:rsidRDefault="00AF10B8" w:rsidP="000A7F55">
      <w:pPr>
        <w:pStyle w:val="ListParagraph"/>
        <w:numPr>
          <w:ilvl w:val="0"/>
          <w:numId w:val="17"/>
        </w:numPr>
        <w:spacing w:line="216" w:lineRule="auto"/>
        <w:rPr>
          <w:rFonts w:ascii="Calibri" w:hAnsi="Calibri" w:cs="Calibri"/>
          <w:sz w:val="20"/>
          <w:szCs w:val="20"/>
        </w:rPr>
      </w:pPr>
      <w:r w:rsidRPr="001E7F9E">
        <w:rPr>
          <w:rFonts w:ascii="Calibri" w:eastAsia="Calibri" w:hAnsi="Calibri" w:cs="Calibri"/>
          <w:b/>
          <w:bCs/>
          <w:color w:val="262626"/>
          <w:kern w:val="24"/>
          <w:sz w:val="20"/>
          <w:szCs w:val="20"/>
        </w:rPr>
        <w:t xml:space="preserve">Metrics Historical Database: </w:t>
      </w:r>
    </w:p>
    <w:p w14:paraId="28106E55" w14:textId="38DD31ED" w:rsidR="00AF10B8" w:rsidRPr="001E7F9E" w:rsidRDefault="00AF10B8" w:rsidP="00462E55">
      <w:pPr>
        <w:pStyle w:val="ListParagraph"/>
        <w:numPr>
          <w:ilvl w:val="1"/>
          <w:numId w:val="17"/>
        </w:numPr>
        <w:spacing w:line="216" w:lineRule="auto"/>
        <w:rPr>
          <w:rFonts w:ascii="Calibri" w:hAnsi="Calibri" w:cs="Calibri"/>
          <w:sz w:val="20"/>
          <w:szCs w:val="20"/>
        </w:rPr>
      </w:pPr>
      <w:r w:rsidRPr="001E7F9E">
        <w:rPr>
          <w:rFonts w:ascii="Calibri" w:eastAsia="Calibri" w:hAnsi="Calibri" w:cs="Calibri"/>
          <w:color w:val="262626"/>
          <w:kern w:val="24"/>
          <w:sz w:val="20"/>
          <w:szCs w:val="20"/>
        </w:rPr>
        <w:t>Maintenance of org level metrics database to scale up for Predictive &amp; Prescriptive Analysis</w:t>
      </w:r>
    </w:p>
    <w:p w14:paraId="31497232" w14:textId="77777777" w:rsidR="00462E55" w:rsidRPr="00462E55" w:rsidRDefault="00AF10B8" w:rsidP="000A7F55">
      <w:pPr>
        <w:pStyle w:val="ListParagraph"/>
        <w:numPr>
          <w:ilvl w:val="0"/>
          <w:numId w:val="17"/>
        </w:numPr>
        <w:spacing w:line="216" w:lineRule="auto"/>
        <w:rPr>
          <w:rFonts w:ascii="Calibri" w:hAnsi="Calibri" w:cs="Calibri"/>
          <w:sz w:val="20"/>
          <w:szCs w:val="20"/>
        </w:rPr>
      </w:pPr>
      <w:r w:rsidRPr="001E7F9E">
        <w:rPr>
          <w:rFonts w:ascii="Calibri" w:eastAsia="Calibri" w:hAnsi="Calibri" w:cs="Calibri"/>
          <w:b/>
          <w:bCs/>
          <w:color w:val="262626"/>
          <w:kern w:val="24"/>
          <w:sz w:val="20"/>
          <w:szCs w:val="20"/>
        </w:rPr>
        <w:t xml:space="preserve">Data Visualization &amp; Reporting: </w:t>
      </w:r>
    </w:p>
    <w:p w14:paraId="19658BF9" w14:textId="69AEBB8F" w:rsidR="00AF10B8" w:rsidRPr="001E7F9E" w:rsidRDefault="00AF10B8" w:rsidP="00462E55">
      <w:pPr>
        <w:pStyle w:val="ListParagraph"/>
        <w:numPr>
          <w:ilvl w:val="1"/>
          <w:numId w:val="17"/>
        </w:numPr>
        <w:spacing w:line="216" w:lineRule="auto"/>
        <w:rPr>
          <w:rFonts w:ascii="Calibri" w:hAnsi="Calibri" w:cs="Calibri"/>
          <w:sz w:val="20"/>
          <w:szCs w:val="20"/>
        </w:rPr>
      </w:pPr>
      <w:r w:rsidRPr="001E7F9E">
        <w:rPr>
          <w:rFonts w:ascii="Calibri" w:eastAsia="Calibri" w:hAnsi="Calibri" w:cs="Calibri"/>
          <w:color w:val="262626"/>
          <w:kern w:val="24"/>
          <w:sz w:val="20"/>
          <w:szCs w:val="20"/>
        </w:rPr>
        <w:t>Provide drag-and-drop interfaces for creating customizable dashboards. Support a variety of chart types (line charts, bar charts, pie charts) for diverse data representation. Enable interactive features such as drilldowns, filters, and tooltips.</w:t>
      </w:r>
      <w:ins w:id="8" w:author="Sailaja N.S" w:date="2024-08-08T10:07:00Z" w16du:dateUtc="2024-08-08T04:37:00Z">
        <w:r w:rsidR="00703353" w:rsidRPr="001E7F9E">
          <w:rPr>
            <w:rFonts w:ascii="Calibri" w:eastAsia="Calibri" w:hAnsi="Calibri" w:cs="Calibri"/>
            <w:color w:val="262626"/>
            <w:kern w:val="24"/>
            <w:sz w:val="20"/>
            <w:szCs w:val="20"/>
          </w:rPr>
          <w:t xml:space="preserve"> </w:t>
        </w:r>
      </w:ins>
    </w:p>
    <w:p w14:paraId="0D5D0A11" w14:textId="77777777" w:rsidR="00462E55" w:rsidRPr="00462E55" w:rsidRDefault="00AF10B8" w:rsidP="000A7F55">
      <w:pPr>
        <w:pStyle w:val="ListParagraph"/>
        <w:numPr>
          <w:ilvl w:val="0"/>
          <w:numId w:val="17"/>
        </w:numPr>
        <w:spacing w:line="216" w:lineRule="auto"/>
        <w:rPr>
          <w:rFonts w:ascii="Calibri" w:hAnsi="Calibri" w:cs="Calibri"/>
          <w:sz w:val="20"/>
          <w:szCs w:val="20"/>
        </w:rPr>
      </w:pPr>
      <w:r w:rsidRPr="001E7F9E">
        <w:rPr>
          <w:rFonts w:ascii="Calibri" w:eastAsia="Calibri" w:hAnsi="Calibri" w:cs="Calibri"/>
          <w:b/>
          <w:bCs/>
          <w:color w:val="262626"/>
          <w:kern w:val="24"/>
          <w:sz w:val="20"/>
          <w:szCs w:val="20"/>
        </w:rPr>
        <w:t xml:space="preserve">Data Governance: </w:t>
      </w:r>
      <w:r w:rsidR="009567FD" w:rsidRPr="001E7F9E">
        <w:rPr>
          <w:rFonts w:ascii="Calibri" w:eastAsia="Calibri" w:hAnsi="Calibri" w:cs="Calibri"/>
          <w:b/>
          <w:bCs/>
          <w:color w:val="262626"/>
          <w:kern w:val="24"/>
          <w:sz w:val="20"/>
          <w:szCs w:val="20"/>
        </w:rPr>
        <w:t xml:space="preserve">3 tier Governance to be implemented.  </w:t>
      </w:r>
    </w:p>
    <w:p w14:paraId="67B78D4F" w14:textId="6F5E3D28" w:rsidR="00AF10B8" w:rsidRPr="001E7F9E" w:rsidRDefault="00AF10B8" w:rsidP="00462E55">
      <w:pPr>
        <w:pStyle w:val="ListParagraph"/>
        <w:numPr>
          <w:ilvl w:val="1"/>
          <w:numId w:val="17"/>
        </w:numPr>
        <w:spacing w:line="216" w:lineRule="auto"/>
        <w:rPr>
          <w:rFonts w:ascii="Calibri" w:hAnsi="Calibri" w:cs="Calibri"/>
          <w:sz w:val="20"/>
          <w:szCs w:val="20"/>
        </w:rPr>
      </w:pPr>
      <w:r w:rsidRPr="001E7F9E">
        <w:rPr>
          <w:rFonts w:ascii="Calibri" w:eastAsia="Calibri" w:hAnsi="Calibri" w:cs="Calibri"/>
          <w:color w:val="262626"/>
          <w:kern w:val="24"/>
          <w:sz w:val="20"/>
          <w:szCs w:val="20"/>
        </w:rPr>
        <w:t>Provide data lineage tracking to understand the origin and transformation of data. Derive and report Project Health using Project performance data against measurable project objectives and other qualitative information. Provided Customized dashboards for quick decision making.</w:t>
      </w:r>
    </w:p>
    <w:p w14:paraId="56A99EA6" w14:textId="77777777" w:rsidR="00462E55" w:rsidRPr="00462E55" w:rsidRDefault="00AF10B8" w:rsidP="000A7F55">
      <w:pPr>
        <w:pStyle w:val="ListParagraph"/>
        <w:numPr>
          <w:ilvl w:val="0"/>
          <w:numId w:val="17"/>
        </w:numPr>
        <w:spacing w:line="216" w:lineRule="auto"/>
        <w:rPr>
          <w:rFonts w:ascii="Calibri" w:hAnsi="Calibri" w:cs="Calibri"/>
          <w:sz w:val="20"/>
          <w:szCs w:val="20"/>
        </w:rPr>
      </w:pPr>
      <w:r w:rsidRPr="001E7F9E">
        <w:rPr>
          <w:rFonts w:ascii="Calibri" w:eastAsia="Calibri" w:hAnsi="Calibri" w:cs="Calibri"/>
          <w:b/>
          <w:bCs/>
          <w:color w:val="262626"/>
          <w:kern w:val="24"/>
          <w:sz w:val="20"/>
          <w:szCs w:val="20"/>
        </w:rPr>
        <w:t xml:space="preserve">Integration &amp; Compatibility: </w:t>
      </w:r>
    </w:p>
    <w:p w14:paraId="07B4FA97" w14:textId="4557DC42" w:rsidR="00AF10B8" w:rsidRPr="001E7F9E" w:rsidRDefault="00AF10B8" w:rsidP="00462E55">
      <w:pPr>
        <w:pStyle w:val="ListParagraph"/>
        <w:numPr>
          <w:ilvl w:val="1"/>
          <w:numId w:val="17"/>
        </w:numPr>
        <w:spacing w:line="216" w:lineRule="auto"/>
        <w:rPr>
          <w:rFonts w:ascii="Calibri" w:hAnsi="Calibri" w:cs="Calibri"/>
          <w:sz w:val="20"/>
          <w:szCs w:val="20"/>
        </w:rPr>
      </w:pPr>
      <w:r w:rsidRPr="001E7F9E">
        <w:rPr>
          <w:rFonts w:ascii="Calibri" w:eastAsia="Calibri" w:hAnsi="Calibri" w:cs="Calibri"/>
          <w:color w:val="262626"/>
          <w:kern w:val="24"/>
          <w:sz w:val="20"/>
          <w:szCs w:val="20"/>
        </w:rPr>
        <w:t>Integrate with external tools and platforms (e.g., ALM, CRM, ERP systems) for seamless data flow. Offer APIs for custom integrations and data retrieval. Ability to maintain large datasets</w:t>
      </w:r>
    </w:p>
    <w:p w14:paraId="2D5C165F" w14:textId="00AB8B55" w:rsidR="00A5663E" w:rsidRPr="009A03C3" w:rsidRDefault="00A5663E" w:rsidP="00A5663E">
      <w:pPr>
        <w:pStyle w:val="Heading1"/>
        <w:numPr>
          <w:ilvl w:val="1"/>
          <w:numId w:val="18"/>
        </w:numPr>
        <w:ind w:left="432"/>
        <w:rPr>
          <w:rFonts w:ascii="Calibri" w:hAnsi="Calibri" w:cs="Calibri"/>
          <w:iCs/>
          <w:sz w:val="20"/>
          <w:szCs w:val="20"/>
        </w:rPr>
      </w:pPr>
      <w:bookmarkStart w:id="9" w:name="_Toc202469090"/>
      <w:bookmarkStart w:id="10" w:name="_Toc106099579"/>
      <w:r w:rsidRPr="001E7F9E">
        <w:rPr>
          <w:rFonts w:ascii="Calibri" w:hAnsi="Calibri" w:cs="Calibri"/>
          <w:sz w:val="20"/>
          <w:szCs w:val="20"/>
        </w:rPr>
        <w:t>Out of Scope functionality</w:t>
      </w:r>
      <w:bookmarkEnd w:id="9"/>
      <w:bookmarkEnd w:id="10"/>
    </w:p>
    <w:p w14:paraId="3AD0E1C7" w14:textId="12123CA0" w:rsidR="00A5663E" w:rsidRPr="009A03C3" w:rsidRDefault="009C1FA2" w:rsidP="00A5663E">
      <w:pPr>
        <w:pStyle w:val="Heading1"/>
        <w:numPr>
          <w:ilvl w:val="0"/>
          <w:numId w:val="18"/>
        </w:numPr>
        <w:rPr>
          <w:rFonts w:ascii="Calibri" w:hAnsi="Calibri" w:cs="Calibri"/>
          <w:sz w:val="20"/>
          <w:szCs w:val="20"/>
        </w:rPr>
      </w:pPr>
      <w:bookmarkStart w:id="11" w:name="_Toc106099580"/>
      <w:bookmarkStart w:id="12" w:name="_Toc202469091"/>
      <w:r w:rsidRPr="001E7F9E">
        <w:rPr>
          <w:rFonts w:ascii="Calibri" w:hAnsi="Calibri" w:cs="Calibri"/>
          <w:sz w:val="20"/>
          <w:szCs w:val="20"/>
        </w:rPr>
        <w:t>System Perspective</w:t>
      </w:r>
      <w:bookmarkEnd w:id="11"/>
      <w:bookmarkEnd w:id="12"/>
    </w:p>
    <w:p w14:paraId="7A7259D8" w14:textId="77777777" w:rsidR="005A29BE" w:rsidRPr="001E7F9E" w:rsidRDefault="005A29BE" w:rsidP="00C15D64">
      <w:pPr>
        <w:pStyle w:val="Heading1"/>
        <w:numPr>
          <w:ilvl w:val="1"/>
          <w:numId w:val="18"/>
        </w:numPr>
        <w:ind w:left="432"/>
        <w:rPr>
          <w:rFonts w:ascii="Calibri" w:hAnsi="Calibri" w:cs="Calibri"/>
          <w:iCs/>
          <w:sz w:val="20"/>
          <w:szCs w:val="20"/>
        </w:rPr>
      </w:pPr>
      <w:bookmarkStart w:id="13" w:name="_Toc202469092"/>
      <w:bookmarkStart w:id="14" w:name="_Toc106099581"/>
      <w:r w:rsidRPr="001E7F9E">
        <w:rPr>
          <w:rFonts w:ascii="Calibri" w:hAnsi="Calibri" w:cs="Calibri"/>
          <w:sz w:val="20"/>
          <w:szCs w:val="20"/>
        </w:rPr>
        <w:t>Assumptions</w:t>
      </w:r>
      <w:bookmarkEnd w:id="13"/>
      <w:bookmarkEnd w:id="14"/>
    </w:p>
    <w:p w14:paraId="2B88D106" w14:textId="77777777" w:rsidR="005A29BE" w:rsidRPr="001E7F9E" w:rsidRDefault="005A29BE">
      <w:pPr>
        <w:rPr>
          <w:rFonts w:ascii="Calibri" w:hAnsi="Calibri" w:cs="Calibri"/>
          <w:b/>
          <w:sz w:val="20"/>
          <w:szCs w:val="20"/>
        </w:rPr>
      </w:pPr>
    </w:p>
    <w:tbl>
      <w:tblPr>
        <w:tblW w:w="9173" w:type="dxa"/>
        <w:tblInd w:w="477" w:type="dxa"/>
        <w:tblLayout w:type="fixed"/>
        <w:tblLook w:val="0000" w:firstRow="0" w:lastRow="0" w:firstColumn="0" w:lastColumn="0" w:noHBand="0" w:noVBand="0"/>
      </w:tblPr>
      <w:tblGrid>
        <w:gridCol w:w="561"/>
        <w:gridCol w:w="8612"/>
      </w:tblGrid>
      <w:tr w:rsidR="00E97232" w:rsidRPr="001E7F9E" w14:paraId="2AB390F9" w14:textId="77777777" w:rsidTr="00E97232">
        <w:trPr>
          <w:trHeight w:val="350"/>
        </w:trPr>
        <w:tc>
          <w:tcPr>
            <w:tcW w:w="561" w:type="dxa"/>
            <w:tcBorders>
              <w:top w:val="single" w:sz="4" w:space="0" w:color="000000"/>
              <w:left w:val="single" w:sz="4" w:space="0" w:color="000000"/>
              <w:bottom w:val="single" w:sz="4" w:space="0" w:color="000000"/>
            </w:tcBorders>
            <w:shd w:val="clear" w:color="auto" w:fill="D9D9D9"/>
            <w:vAlign w:val="center"/>
          </w:tcPr>
          <w:p w14:paraId="3AC7AFA4" w14:textId="77777777" w:rsidR="00E97232" w:rsidRPr="001E7F9E" w:rsidRDefault="00E97232" w:rsidP="000C4B49">
            <w:pPr>
              <w:jc w:val="center"/>
              <w:rPr>
                <w:rFonts w:ascii="Calibri" w:hAnsi="Calibri" w:cs="Calibri"/>
                <w:b/>
                <w:sz w:val="20"/>
                <w:szCs w:val="20"/>
              </w:rPr>
            </w:pPr>
            <w:r w:rsidRPr="001E7F9E">
              <w:rPr>
                <w:rFonts w:ascii="Calibri" w:hAnsi="Calibri" w:cs="Calibri"/>
                <w:b/>
                <w:sz w:val="20"/>
                <w:szCs w:val="20"/>
              </w:rPr>
              <w:t>#</w:t>
            </w:r>
          </w:p>
        </w:tc>
        <w:tc>
          <w:tcPr>
            <w:tcW w:w="861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9AA05F7" w14:textId="77777777" w:rsidR="00E97232" w:rsidRPr="001E7F9E" w:rsidRDefault="00E97232" w:rsidP="000C4B49">
            <w:pPr>
              <w:rPr>
                <w:rFonts w:ascii="Calibri" w:hAnsi="Calibri" w:cs="Calibri"/>
                <w:sz w:val="20"/>
                <w:szCs w:val="20"/>
              </w:rPr>
            </w:pPr>
            <w:r w:rsidRPr="001E7F9E">
              <w:rPr>
                <w:rFonts w:ascii="Calibri" w:hAnsi="Calibri" w:cs="Calibri"/>
                <w:b/>
                <w:sz w:val="20"/>
                <w:szCs w:val="20"/>
              </w:rPr>
              <w:t>Assumptions</w:t>
            </w:r>
          </w:p>
        </w:tc>
      </w:tr>
      <w:tr w:rsidR="00E97232" w:rsidRPr="001E7F9E" w14:paraId="2FA7F45C" w14:textId="77777777" w:rsidTr="00E97232">
        <w:tc>
          <w:tcPr>
            <w:tcW w:w="561" w:type="dxa"/>
            <w:tcBorders>
              <w:top w:val="single" w:sz="4" w:space="0" w:color="000000"/>
              <w:left w:val="single" w:sz="4" w:space="0" w:color="000000"/>
              <w:bottom w:val="single" w:sz="4" w:space="0" w:color="000000"/>
            </w:tcBorders>
          </w:tcPr>
          <w:p w14:paraId="45CD7BCB" w14:textId="77777777" w:rsidR="00E97232" w:rsidRPr="001E7F9E" w:rsidRDefault="00E97232" w:rsidP="000C4B49">
            <w:pPr>
              <w:snapToGrid w:val="0"/>
              <w:rPr>
                <w:rFonts w:ascii="Calibri" w:hAnsi="Calibri" w:cs="Calibri"/>
                <w:b/>
                <w:color w:val="000000"/>
                <w:sz w:val="20"/>
                <w:szCs w:val="20"/>
              </w:rPr>
            </w:pPr>
          </w:p>
        </w:tc>
        <w:tc>
          <w:tcPr>
            <w:tcW w:w="8612" w:type="dxa"/>
            <w:tcBorders>
              <w:top w:val="single" w:sz="4" w:space="0" w:color="000000"/>
              <w:left w:val="single" w:sz="4" w:space="0" w:color="000000"/>
              <w:bottom w:val="single" w:sz="4" w:space="0" w:color="000000"/>
              <w:right w:val="single" w:sz="4" w:space="0" w:color="000000"/>
            </w:tcBorders>
          </w:tcPr>
          <w:p w14:paraId="771304B1" w14:textId="1692083B" w:rsidR="00E97232" w:rsidRPr="001E7F9E" w:rsidRDefault="00E97232" w:rsidP="000C4B49">
            <w:pPr>
              <w:rPr>
                <w:rFonts w:ascii="Calibri" w:hAnsi="Calibri" w:cs="Calibri"/>
                <w:sz w:val="20"/>
                <w:szCs w:val="20"/>
              </w:rPr>
            </w:pPr>
          </w:p>
        </w:tc>
      </w:tr>
      <w:tr w:rsidR="00E97232" w:rsidRPr="001E7F9E" w14:paraId="6451A162" w14:textId="77777777" w:rsidTr="00E97232">
        <w:tc>
          <w:tcPr>
            <w:tcW w:w="561" w:type="dxa"/>
            <w:tcBorders>
              <w:top w:val="single" w:sz="4" w:space="0" w:color="000000"/>
              <w:left w:val="single" w:sz="4" w:space="0" w:color="000000"/>
              <w:bottom w:val="single" w:sz="4" w:space="0" w:color="000000"/>
            </w:tcBorders>
          </w:tcPr>
          <w:p w14:paraId="59564337" w14:textId="77777777" w:rsidR="00E97232" w:rsidRPr="001E7F9E" w:rsidRDefault="00E97232" w:rsidP="000C4B49">
            <w:pPr>
              <w:snapToGrid w:val="0"/>
              <w:rPr>
                <w:rFonts w:ascii="Calibri" w:hAnsi="Calibri" w:cs="Calibri"/>
                <w:sz w:val="20"/>
                <w:szCs w:val="20"/>
              </w:rPr>
            </w:pPr>
          </w:p>
        </w:tc>
        <w:tc>
          <w:tcPr>
            <w:tcW w:w="8612" w:type="dxa"/>
            <w:tcBorders>
              <w:top w:val="single" w:sz="4" w:space="0" w:color="000000"/>
              <w:left w:val="single" w:sz="4" w:space="0" w:color="000000"/>
              <w:bottom w:val="single" w:sz="4" w:space="0" w:color="000000"/>
              <w:right w:val="single" w:sz="4" w:space="0" w:color="000000"/>
            </w:tcBorders>
          </w:tcPr>
          <w:p w14:paraId="5D5D6DFE" w14:textId="77777777" w:rsidR="00E97232" w:rsidRPr="001E7F9E" w:rsidRDefault="00E97232" w:rsidP="000C4B49">
            <w:pPr>
              <w:snapToGrid w:val="0"/>
              <w:rPr>
                <w:rFonts w:ascii="Calibri" w:hAnsi="Calibri" w:cs="Calibri"/>
                <w:sz w:val="20"/>
                <w:szCs w:val="20"/>
              </w:rPr>
            </w:pPr>
          </w:p>
        </w:tc>
      </w:tr>
      <w:tr w:rsidR="00E97232" w:rsidRPr="001E7F9E" w14:paraId="1B890516" w14:textId="77777777" w:rsidTr="00E97232">
        <w:tc>
          <w:tcPr>
            <w:tcW w:w="561" w:type="dxa"/>
            <w:tcBorders>
              <w:top w:val="single" w:sz="4" w:space="0" w:color="000000"/>
              <w:left w:val="single" w:sz="4" w:space="0" w:color="000000"/>
              <w:bottom w:val="single" w:sz="4" w:space="0" w:color="000000"/>
            </w:tcBorders>
          </w:tcPr>
          <w:p w14:paraId="2AA90CF6" w14:textId="77777777" w:rsidR="00E97232" w:rsidRPr="001E7F9E" w:rsidRDefault="00E97232" w:rsidP="000C4B49">
            <w:pPr>
              <w:snapToGrid w:val="0"/>
              <w:rPr>
                <w:rFonts w:ascii="Calibri" w:hAnsi="Calibri" w:cs="Calibri"/>
                <w:sz w:val="20"/>
                <w:szCs w:val="20"/>
              </w:rPr>
            </w:pPr>
          </w:p>
        </w:tc>
        <w:tc>
          <w:tcPr>
            <w:tcW w:w="8612" w:type="dxa"/>
            <w:tcBorders>
              <w:top w:val="single" w:sz="4" w:space="0" w:color="000000"/>
              <w:left w:val="single" w:sz="4" w:space="0" w:color="000000"/>
              <w:bottom w:val="single" w:sz="4" w:space="0" w:color="000000"/>
              <w:right w:val="single" w:sz="4" w:space="0" w:color="000000"/>
            </w:tcBorders>
          </w:tcPr>
          <w:p w14:paraId="32630379" w14:textId="77777777" w:rsidR="00E97232" w:rsidRPr="001E7F9E" w:rsidRDefault="00E97232" w:rsidP="000C4B49">
            <w:pPr>
              <w:snapToGrid w:val="0"/>
              <w:rPr>
                <w:rFonts w:ascii="Calibri" w:hAnsi="Calibri" w:cs="Calibri"/>
                <w:sz w:val="20"/>
                <w:szCs w:val="20"/>
              </w:rPr>
            </w:pPr>
          </w:p>
        </w:tc>
      </w:tr>
      <w:tr w:rsidR="00E97232" w:rsidRPr="001E7F9E" w14:paraId="2920A4A1" w14:textId="77777777" w:rsidTr="00E97232">
        <w:tc>
          <w:tcPr>
            <w:tcW w:w="561" w:type="dxa"/>
            <w:tcBorders>
              <w:top w:val="single" w:sz="4" w:space="0" w:color="000000"/>
              <w:left w:val="single" w:sz="4" w:space="0" w:color="000000"/>
              <w:bottom w:val="single" w:sz="4" w:space="0" w:color="000000"/>
            </w:tcBorders>
          </w:tcPr>
          <w:p w14:paraId="7294E572" w14:textId="77777777" w:rsidR="00E97232" w:rsidRPr="001E7F9E" w:rsidRDefault="00E97232" w:rsidP="000C4B49">
            <w:pPr>
              <w:snapToGrid w:val="0"/>
              <w:rPr>
                <w:rFonts w:ascii="Calibri" w:hAnsi="Calibri" w:cs="Calibri"/>
                <w:sz w:val="20"/>
                <w:szCs w:val="20"/>
              </w:rPr>
            </w:pPr>
          </w:p>
        </w:tc>
        <w:tc>
          <w:tcPr>
            <w:tcW w:w="8612" w:type="dxa"/>
            <w:tcBorders>
              <w:top w:val="single" w:sz="4" w:space="0" w:color="000000"/>
              <w:left w:val="single" w:sz="4" w:space="0" w:color="000000"/>
              <w:bottom w:val="single" w:sz="4" w:space="0" w:color="000000"/>
              <w:right w:val="single" w:sz="4" w:space="0" w:color="000000"/>
            </w:tcBorders>
          </w:tcPr>
          <w:p w14:paraId="5533390E" w14:textId="77777777" w:rsidR="00E97232" w:rsidRPr="001E7F9E" w:rsidRDefault="00E97232" w:rsidP="000C4B49">
            <w:pPr>
              <w:snapToGrid w:val="0"/>
              <w:rPr>
                <w:rFonts w:ascii="Calibri" w:hAnsi="Calibri" w:cs="Calibri"/>
                <w:sz w:val="20"/>
                <w:szCs w:val="20"/>
              </w:rPr>
            </w:pPr>
          </w:p>
        </w:tc>
      </w:tr>
      <w:tr w:rsidR="00E97232" w:rsidRPr="001E7F9E" w14:paraId="1A3AE24F" w14:textId="77777777" w:rsidTr="00E97232">
        <w:tc>
          <w:tcPr>
            <w:tcW w:w="561" w:type="dxa"/>
            <w:tcBorders>
              <w:top w:val="single" w:sz="4" w:space="0" w:color="000000"/>
              <w:left w:val="single" w:sz="4" w:space="0" w:color="000000"/>
              <w:bottom w:val="single" w:sz="4" w:space="0" w:color="000000"/>
            </w:tcBorders>
          </w:tcPr>
          <w:p w14:paraId="64588675" w14:textId="77777777" w:rsidR="00E97232" w:rsidRPr="001E7F9E" w:rsidRDefault="00E97232" w:rsidP="000C4B49">
            <w:pPr>
              <w:snapToGrid w:val="0"/>
              <w:rPr>
                <w:rFonts w:ascii="Calibri" w:hAnsi="Calibri" w:cs="Calibri"/>
                <w:sz w:val="20"/>
                <w:szCs w:val="20"/>
              </w:rPr>
            </w:pPr>
          </w:p>
        </w:tc>
        <w:tc>
          <w:tcPr>
            <w:tcW w:w="8612" w:type="dxa"/>
            <w:tcBorders>
              <w:top w:val="single" w:sz="4" w:space="0" w:color="000000"/>
              <w:left w:val="single" w:sz="4" w:space="0" w:color="000000"/>
              <w:bottom w:val="single" w:sz="4" w:space="0" w:color="000000"/>
              <w:right w:val="single" w:sz="4" w:space="0" w:color="000000"/>
            </w:tcBorders>
          </w:tcPr>
          <w:p w14:paraId="332B2BC5" w14:textId="77777777" w:rsidR="00E97232" w:rsidRPr="001E7F9E" w:rsidRDefault="00E97232" w:rsidP="000C4B49">
            <w:pPr>
              <w:snapToGrid w:val="0"/>
              <w:rPr>
                <w:rFonts w:ascii="Calibri" w:hAnsi="Calibri" w:cs="Calibri"/>
                <w:sz w:val="20"/>
                <w:szCs w:val="20"/>
              </w:rPr>
            </w:pPr>
          </w:p>
        </w:tc>
      </w:tr>
      <w:tr w:rsidR="00E97232" w:rsidRPr="001E7F9E" w14:paraId="2B03F798" w14:textId="77777777" w:rsidTr="00E97232">
        <w:tc>
          <w:tcPr>
            <w:tcW w:w="561" w:type="dxa"/>
            <w:tcBorders>
              <w:top w:val="single" w:sz="4" w:space="0" w:color="000000"/>
              <w:left w:val="single" w:sz="4" w:space="0" w:color="000000"/>
              <w:bottom w:val="single" w:sz="4" w:space="0" w:color="000000"/>
            </w:tcBorders>
          </w:tcPr>
          <w:p w14:paraId="6008BDF3" w14:textId="77777777" w:rsidR="00E97232" w:rsidRPr="001E7F9E" w:rsidRDefault="00E97232" w:rsidP="000C4B49">
            <w:pPr>
              <w:snapToGrid w:val="0"/>
              <w:rPr>
                <w:rFonts w:ascii="Calibri" w:hAnsi="Calibri" w:cs="Calibri"/>
                <w:sz w:val="20"/>
                <w:szCs w:val="20"/>
              </w:rPr>
            </w:pPr>
          </w:p>
        </w:tc>
        <w:tc>
          <w:tcPr>
            <w:tcW w:w="8612" w:type="dxa"/>
            <w:tcBorders>
              <w:top w:val="single" w:sz="4" w:space="0" w:color="000000"/>
              <w:left w:val="single" w:sz="4" w:space="0" w:color="000000"/>
              <w:bottom w:val="single" w:sz="4" w:space="0" w:color="000000"/>
              <w:right w:val="single" w:sz="4" w:space="0" w:color="000000"/>
            </w:tcBorders>
          </w:tcPr>
          <w:p w14:paraId="4A6BF788" w14:textId="77777777" w:rsidR="00E97232" w:rsidRPr="001E7F9E" w:rsidRDefault="00E97232" w:rsidP="000C4B49">
            <w:pPr>
              <w:snapToGrid w:val="0"/>
              <w:rPr>
                <w:rFonts w:ascii="Calibri" w:hAnsi="Calibri" w:cs="Calibri"/>
                <w:sz w:val="20"/>
                <w:szCs w:val="20"/>
              </w:rPr>
            </w:pPr>
          </w:p>
        </w:tc>
      </w:tr>
    </w:tbl>
    <w:p w14:paraId="523E5E3B" w14:textId="77777777" w:rsidR="007151A2" w:rsidRPr="001E7F9E" w:rsidRDefault="007151A2">
      <w:pPr>
        <w:rPr>
          <w:rFonts w:ascii="Calibri" w:hAnsi="Calibri" w:cs="Calibri"/>
          <w:b/>
          <w:sz w:val="20"/>
          <w:szCs w:val="20"/>
        </w:rPr>
      </w:pPr>
    </w:p>
    <w:p w14:paraId="3DB1D95F" w14:textId="77777777" w:rsidR="006606DB" w:rsidRPr="001E7F9E" w:rsidRDefault="00FA6745" w:rsidP="00C15D64">
      <w:pPr>
        <w:pStyle w:val="Heading1"/>
        <w:numPr>
          <w:ilvl w:val="1"/>
          <w:numId w:val="18"/>
        </w:numPr>
        <w:ind w:left="432"/>
        <w:rPr>
          <w:rFonts w:ascii="Calibri" w:hAnsi="Calibri" w:cs="Calibri"/>
          <w:iCs/>
          <w:sz w:val="20"/>
          <w:szCs w:val="20"/>
        </w:rPr>
      </w:pPr>
      <w:bookmarkStart w:id="15" w:name="_Toc106099582"/>
      <w:bookmarkStart w:id="16" w:name="_Toc202469093"/>
      <w:r w:rsidRPr="001E7F9E">
        <w:rPr>
          <w:rFonts w:ascii="Calibri" w:hAnsi="Calibri" w:cs="Calibri"/>
          <w:sz w:val="20"/>
          <w:szCs w:val="20"/>
        </w:rPr>
        <w:t>Constraints</w:t>
      </w:r>
      <w:bookmarkEnd w:id="15"/>
      <w:bookmarkEnd w:id="16"/>
    </w:p>
    <w:tbl>
      <w:tblPr>
        <w:tblW w:w="9173" w:type="dxa"/>
        <w:tblInd w:w="477" w:type="dxa"/>
        <w:tblLayout w:type="fixed"/>
        <w:tblLook w:val="0000" w:firstRow="0" w:lastRow="0" w:firstColumn="0" w:lastColumn="0" w:noHBand="0" w:noVBand="0"/>
      </w:tblPr>
      <w:tblGrid>
        <w:gridCol w:w="561"/>
        <w:gridCol w:w="8612"/>
      </w:tblGrid>
      <w:tr w:rsidR="005A29BE" w:rsidRPr="001E7F9E" w14:paraId="0DDFE5B9" w14:textId="77777777" w:rsidTr="00E97232">
        <w:trPr>
          <w:trHeight w:val="350"/>
        </w:trPr>
        <w:tc>
          <w:tcPr>
            <w:tcW w:w="561" w:type="dxa"/>
            <w:tcBorders>
              <w:top w:val="single" w:sz="4" w:space="0" w:color="000000"/>
              <w:left w:val="single" w:sz="4" w:space="0" w:color="000000"/>
              <w:bottom w:val="single" w:sz="4" w:space="0" w:color="000000"/>
            </w:tcBorders>
            <w:shd w:val="clear" w:color="auto" w:fill="D9D9D9"/>
          </w:tcPr>
          <w:p w14:paraId="6AECE67A" w14:textId="77777777" w:rsidR="005A29BE" w:rsidRPr="001E7F9E" w:rsidRDefault="005A29BE">
            <w:pPr>
              <w:jc w:val="center"/>
              <w:rPr>
                <w:rFonts w:ascii="Calibri" w:hAnsi="Calibri" w:cs="Calibri"/>
                <w:b/>
                <w:sz w:val="20"/>
                <w:szCs w:val="20"/>
              </w:rPr>
            </w:pPr>
            <w:r w:rsidRPr="001E7F9E">
              <w:rPr>
                <w:rFonts w:ascii="Calibri" w:hAnsi="Calibri" w:cs="Calibri"/>
                <w:b/>
                <w:sz w:val="20"/>
                <w:szCs w:val="20"/>
              </w:rPr>
              <w:t>#</w:t>
            </w:r>
          </w:p>
        </w:tc>
        <w:tc>
          <w:tcPr>
            <w:tcW w:w="8612" w:type="dxa"/>
            <w:tcBorders>
              <w:top w:val="single" w:sz="4" w:space="0" w:color="000000"/>
              <w:left w:val="single" w:sz="4" w:space="0" w:color="000000"/>
              <w:bottom w:val="single" w:sz="4" w:space="0" w:color="000000"/>
              <w:right w:val="single" w:sz="4" w:space="0" w:color="000000"/>
            </w:tcBorders>
            <w:shd w:val="clear" w:color="auto" w:fill="D9D9D9"/>
          </w:tcPr>
          <w:p w14:paraId="1D52D5C7" w14:textId="77777777" w:rsidR="005A29BE" w:rsidRPr="001E7F9E" w:rsidRDefault="005A29BE">
            <w:pPr>
              <w:rPr>
                <w:rFonts w:ascii="Calibri" w:hAnsi="Calibri" w:cs="Calibri"/>
                <w:sz w:val="20"/>
                <w:szCs w:val="20"/>
              </w:rPr>
            </w:pPr>
            <w:r w:rsidRPr="001E7F9E">
              <w:rPr>
                <w:rFonts w:ascii="Calibri" w:hAnsi="Calibri" w:cs="Calibri"/>
                <w:b/>
                <w:sz w:val="20"/>
                <w:szCs w:val="20"/>
              </w:rPr>
              <w:t>Constraints</w:t>
            </w:r>
          </w:p>
        </w:tc>
      </w:tr>
      <w:tr w:rsidR="005A29BE" w:rsidRPr="001E7F9E" w14:paraId="4A09429C" w14:textId="77777777" w:rsidTr="00E97232">
        <w:tc>
          <w:tcPr>
            <w:tcW w:w="561" w:type="dxa"/>
            <w:tcBorders>
              <w:top w:val="single" w:sz="4" w:space="0" w:color="000000"/>
              <w:left w:val="single" w:sz="4" w:space="0" w:color="000000"/>
              <w:bottom w:val="single" w:sz="4" w:space="0" w:color="000000"/>
            </w:tcBorders>
          </w:tcPr>
          <w:p w14:paraId="617CA70C" w14:textId="77777777" w:rsidR="005A29BE" w:rsidRPr="001E7F9E" w:rsidRDefault="005A29BE">
            <w:pPr>
              <w:snapToGrid w:val="0"/>
              <w:rPr>
                <w:rFonts w:ascii="Calibri" w:hAnsi="Calibri" w:cs="Calibri"/>
                <w:b/>
                <w:color w:val="000000"/>
                <w:sz w:val="20"/>
                <w:szCs w:val="20"/>
              </w:rPr>
            </w:pPr>
          </w:p>
        </w:tc>
        <w:tc>
          <w:tcPr>
            <w:tcW w:w="8612" w:type="dxa"/>
            <w:tcBorders>
              <w:top w:val="single" w:sz="4" w:space="0" w:color="000000"/>
              <w:left w:val="single" w:sz="4" w:space="0" w:color="000000"/>
              <w:bottom w:val="single" w:sz="4" w:space="0" w:color="000000"/>
              <w:right w:val="single" w:sz="4" w:space="0" w:color="000000"/>
            </w:tcBorders>
          </w:tcPr>
          <w:p w14:paraId="06216416" w14:textId="7B527767" w:rsidR="005A29BE" w:rsidRPr="001E7F9E" w:rsidRDefault="005A29BE">
            <w:pPr>
              <w:rPr>
                <w:rFonts w:ascii="Calibri" w:hAnsi="Calibri" w:cs="Calibri"/>
                <w:sz w:val="20"/>
                <w:szCs w:val="20"/>
              </w:rPr>
            </w:pPr>
          </w:p>
        </w:tc>
      </w:tr>
      <w:tr w:rsidR="005A29BE" w:rsidRPr="001E7F9E" w14:paraId="17671F53" w14:textId="77777777" w:rsidTr="00E97232">
        <w:tc>
          <w:tcPr>
            <w:tcW w:w="561" w:type="dxa"/>
            <w:tcBorders>
              <w:top w:val="single" w:sz="4" w:space="0" w:color="000000"/>
              <w:left w:val="single" w:sz="4" w:space="0" w:color="000000"/>
              <w:bottom w:val="single" w:sz="4" w:space="0" w:color="000000"/>
            </w:tcBorders>
          </w:tcPr>
          <w:p w14:paraId="604D315D" w14:textId="77777777" w:rsidR="005A29BE" w:rsidRPr="001E7F9E" w:rsidRDefault="005A29BE">
            <w:pPr>
              <w:snapToGrid w:val="0"/>
              <w:rPr>
                <w:rFonts w:ascii="Calibri" w:hAnsi="Calibri" w:cs="Calibri"/>
                <w:sz w:val="20"/>
                <w:szCs w:val="20"/>
              </w:rPr>
            </w:pPr>
          </w:p>
        </w:tc>
        <w:tc>
          <w:tcPr>
            <w:tcW w:w="8612" w:type="dxa"/>
            <w:tcBorders>
              <w:top w:val="single" w:sz="4" w:space="0" w:color="000000"/>
              <w:left w:val="single" w:sz="4" w:space="0" w:color="000000"/>
              <w:bottom w:val="single" w:sz="4" w:space="0" w:color="000000"/>
              <w:right w:val="single" w:sz="4" w:space="0" w:color="000000"/>
            </w:tcBorders>
          </w:tcPr>
          <w:p w14:paraId="0C6B9CB2" w14:textId="77777777" w:rsidR="005A29BE" w:rsidRPr="001E7F9E" w:rsidRDefault="005A29BE">
            <w:pPr>
              <w:snapToGrid w:val="0"/>
              <w:rPr>
                <w:rFonts w:ascii="Calibri" w:hAnsi="Calibri" w:cs="Calibri"/>
                <w:sz w:val="20"/>
                <w:szCs w:val="20"/>
              </w:rPr>
            </w:pPr>
          </w:p>
        </w:tc>
      </w:tr>
      <w:tr w:rsidR="005A29BE" w:rsidRPr="001E7F9E" w14:paraId="4AA8CC36" w14:textId="77777777" w:rsidTr="00E97232">
        <w:tc>
          <w:tcPr>
            <w:tcW w:w="561" w:type="dxa"/>
            <w:tcBorders>
              <w:top w:val="single" w:sz="4" w:space="0" w:color="000000"/>
              <w:left w:val="single" w:sz="4" w:space="0" w:color="000000"/>
              <w:bottom w:val="single" w:sz="4" w:space="0" w:color="000000"/>
            </w:tcBorders>
          </w:tcPr>
          <w:p w14:paraId="6A2971A4" w14:textId="77777777" w:rsidR="005A29BE" w:rsidRPr="001E7F9E" w:rsidRDefault="005A29BE">
            <w:pPr>
              <w:snapToGrid w:val="0"/>
              <w:rPr>
                <w:rFonts w:ascii="Calibri" w:hAnsi="Calibri" w:cs="Calibri"/>
                <w:sz w:val="20"/>
                <w:szCs w:val="20"/>
              </w:rPr>
            </w:pPr>
          </w:p>
        </w:tc>
        <w:tc>
          <w:tcPr>
            <w:tcW w:w="8612" w:type="dxa"/>
            <w:tcBorders>
              <w:top w:val="single" w:sz="4" w:space="0" w:color="000000"/>
              <w:left w:val="single" w:sz="4" w:space="0" w:color="000000"/>
              <w:bottom w:val="single" w:sz="4" w:space="0" w:color="000000"/>
              <w:right w:val="single" w:sz="4" w:space="0" w:color="000000"/>
            </w:tcBorders>
          </w:tcPr>
          <w:p w14:paraId="52F98D26" w14:textId="77777777" w:rsidR="005A29BE" w:rsidRPr="001E7F9E" w:rsidRDefault="005A29BE">
            <w:pPr>
              <w:snapToGrid w:val="0"/>
              <w:rPr>
                <w:rFonts w:ascii="Calibri" w:hAnsi="Calibri" w:cs="Calibri"/>
                <w:sz w:val="20"/>
                <w:szCs w:val="20"/>
              </w:rPr>
            </w:pPr>
          </w:p>
        </w:tc>
      </w:tr>
      <w:tr w:rsidR="005A29BE" w:rsidRPr="001E7F9E" w14:paraId="42349F4D" w14:textId="77777777" w:rsidTr="00E97232">
        <w:tc>
          <w:tcPr>
            <w:tcW w:w="561" w:type="dxa"/>
            <w:tcBorders>
              <w:top w:val="single" w:sz="4" w:space="0" w:color="000000"/>
              <w:left w:val="single" w:sz="4" w:space="0" w:color="000000"/>
              <w:bottom w:val="single" w:sz="4" w:space="0" w:color="000000"/>
            </w:tcBorders>
          </w:tcPr>
          <w:p w14:paraId="48AF128D" w14:textId="77777777" w:rsidR="005A29BE" w:rsidRPr="001E7F9E" w:rsidRDefault="005A29BE">
            <w:pPr>
              <w:snapToGrid w:val="0"/>
              <w:rPr>
                <w:rFonts w:ascii="Calibri" w:hAnsi="Calibri" w:cs="Calibri"/>
                <w:sz w:val="20"/>
                <w:szCs w:val="20"/>
              </w:rPr>
            </w:pPr>
          </w:p>
        </w:tc>
        <w:tc>
          <w:tcPr>
            <w:tcW w:w="8612" w:type="dxa"/>
            <w:tcBorders>
              <w:top w:val="single" w:sz="4" w:space="0" w:color="000000"/>
              <w:left w:val="single" w:sz="4" w:space="0" w:color="000000"/>
              <w:bottom w:val="single" w:sz="4" w:space="0" w:color="000000"/>
              <w:right w:val="single" w:sz="4" w:space="0" w:color="000000"/>
            </w:tcBorders>
          </w:tcPr>
          <w:p w14:paraId="7F678A61" w14:textId="77777777" w:rsidR="005A29BE" w:rsidRPr="001E7F9E" w:rsidRDefault="005A29BE">
            <w:pPr>
              <w:snapToGrid w:val="0"/>
              <w:rPr>
                <w:rFonts w:ascii="Calibri" w:hAnsi="Calibri" w:cs="Calibri"/>
                <w:sz w:val="20"/>
                <w:szCs w:val="20"/>
              </w:rPr>
            </w:pPr>
          </w:p>
        </w:tc>
      </w:tr>
      <w:tr w:rsidR="005A29BE" w:rsidRPr="001E7F9E" w14:paraId="394385DA" w14:textId="77777777" w:rsidTr="00E97232">
        <w:tc>
          <w:tcPr>
            <w:tcW w:w="561" w:type="dxa"/>
            <w:tcBorders>
              <w:top w:val="single" w:sz="4" w:space="0" w:color="000000"/>
              <w:left w:val="single" w:sz="4" w:space="0" w:color="000000"/>
              <w:bottom w:val="single" w:sz="4" w:space="0" w:color="000000"/>
            </w:tcBorders>
          </w:tcPr>
          <w:p w14:paraId="77D034BF" w14:textId="77777777" w:rsidR="005A29BE" w:rsidRPr="001E7F9E" w:rsidRDefault="005A29BE">
            <w:pPr>
              <w:snapToGrid w:val="0"/>
              <w:rPr>
                <w:rFonts w:ascii="Calibri" w:hAnsi="Calibri" w:cs="Calibri"/>
                <w:sz w:val="20"/>
                <w:szCs w:val="20"/>
              </w:rPr>
            </w:pPr>
          </w:p>
        </w:tc>
        <w:tc>
          <w:tcPr>
            <w:tcW w:w="8612" w:type="dxa"/>
            <w:tcBorders>
              <w:top w:val="single" w:sz="4" w:space="0" w:color="000000"/>
              <w:left w:val="single" w:sz="4" w:space="0" w:color="000000"/>
              <w:bottom w:val="single" w:sz="4" w:space="0" w:color="000000"/>
              <w:right w:val="single" w:sz="4" w:space="0" w:color="000000"/>
            </w:tcBorders>
          </w:tcPr>
          <w:p w14:paraId="0984732F" w14:textId="77777777" w:rsidR="005A29BE" w:rsidRPr="001E7F9E" w:rsidRDefault="005A29BE">
            <w:pPr>
              <w:snapToGrid w:val="0"/>
              <w:rPr>
                <w:rFonts w:ascii="Calibri" w:hAnsi="Calibri" w:cs="Calibri"/>
                <w:sz w:val="20"/>
                <w:szCs w:val="20"/>
              </w:rPr>
            </w:pPr>
          </w:p>
        </w:tc>
      </w:tr>
      <w:tr w:rsidR="005A29BE" w:rsidRPr="001E7F9E" w14:paraId="713D403D" w14:textId="77777777" w:rsidTr="00E97232">
        <w:tc>
          <w:tcPr>
            <w:tcW w:w="561" w:type="dxa"/>
            <w:tcBorders>
              <w:top w:val="single" w:sz="4" w:space="0" w:color="000000"/>
              <w:left w:val="single" w:sz="4" w:space="0" w:color="000000"/>
              <w:bottom w:val="single" w:sz="4" w:space="0" w:color="000000"/>
            </w:tcBorders>
          </w:tcPr>
          <w:p w14:paraId="6E72C360" w14:textId="77777777" w:rsidR="005A29BE" w:rsidRPr="001E7F9E" w:rsidRDefault="005A29BE">
            <w:pPr>
              <w:snapToGrid w:val="0"/>
              <w:rPr>
                <w:rFonts w:ascii="Calibri" w:hAnsi="Calibri" w:cs="Calibri"/>
                <w:sz w:val="20"/>
                <w:szCs w:val="20"/>
              </w:rPr>
            </w:pPr>
          </w:p>
        </w:tc>
        <w:tc>
          <w:tcPr>
            <w:tcW w:w="8612" w:type="dxa"/>
            <w:tcBorders>
              <w:top w:val="single" w:sz="4" w:space="0" w:color="000000"/>
              <w:left w:val="single" w:sz="4" w:space="0" w:color="000000"/>
              <w:bottom w:val="single" w:sz="4" w:space="0" w:color="000000"/>
              <w:right w:val="single" w:sz="4" w:space="0" w:color="000000"/>
            </w:tcBorders>
          </w:tcPr>
          <w:p w14:paraId="43BE2925" w14:textId="77777777" w:rsidR="005A29BE" w:rsidRPr="001E7F9E" w:rsidRDefault="005A29BE">
            <w:pPr>
              <w:snapToGrid w:val="0"/>
              <w:rPr>
                <w:rFonts w:ascii="Calibri" w:hAnsi="Calibri" w:cs="Calibri"/>
                <w:sz w:val="20"/>
                <w:szCs w:val="20"/>
              </w:rPr>
            </w:pPr>
          </w:p>
        </w:tc>
      </w:tr>
    </w:tbl>
    <w:p w14:paraId="55D64F28" w14:textId="77777777" w:rsidR="005A29BE" w:rsidRPr="001E7F9E" w:rsidRDefault="005A29BE">
      <w:pPr>
        <w:rPr>
          <w:rFonts w:ascii="Calibri" w:hAnsi="Calibri" w:cs="Calibri"/>
          <w:b/>
          <w:bCs/>
          <w:smallCaps/>
          <w:color w:val="7030A0"/>
          <w:sz w:val="20"/>
          <w:szCs w:val="20"/>
        </w:rPr>
      </w:pPr>
    </w:p>
    <w:p w14:paraId="19A79A0F" w14:textId="77777777" w:rsidR="006312B5" w:rsidRPr="001E7F9E" w:rsidRDefault="006312B5" w:rsidP="00C15D64">
      <w:pPr>
        <w:pStyle w:val="Heading1"/>
        <w:numPr>
          <w:ilvl w:val="1"/>
          <w:numId w:val="18"/>
        </w:numPr>
        <w:ind w:left="432"/>
        <w:rPr>
          <w:rFonts w:ascii="Calibri" w:hAnsi="Calibri" w:cs="Calibri"/>
          <w:iCs/>
          <w:sz w:val="20"/>
          <w:szCs w:val="20"/>
        </w:rPr>
      </w:pPr>
      <w:bookmarkStart w:id="17" w:name="_Toc202469094"/>
      <w:bookmarkStart w:id="18" w:name="_Toc106099576"/>
      <w:r w:rsidRPr="001E7F9E">
        <w:rPr>
          <w:rFonts w:ascii="Calibri" w:hAnsi="Calibri" w:cs="Calibri"/>
          <w:sz w:val="20"/>
          <w:szCs w:val="20"/>
        </w:rPr>
        <w:t>Dependencies</w:t>
      </w:r>
      <w:bookmarkEnd w:id="17"/>
      <w:bookmarkEnd w:id="18"/>
    </w:p>
    <w:p w14:paraId="71103008" w14:textId="77777777" w:rsidR="006312B5" w:rsidRPr="001E7F9E" w:rsidRDefault="006312B5" w:rsidP="006312B5">
      <w:pPr>
        <w:rPr>
          <w:rFonts w:ascii="Calibri" w:hAnsi="Calibri" w:cs="Calibri"/>
          <w:sz w:val="20"/>
          <w:szCs w:val="20"/>
        </w:rPr>
      </w:pPr>
    </w:p>
    <w:p w14:paraId="6FAEF99D" w14:textId="77777777" w:rsidR="00F6325B" w:rsidRPr="001E7F9E" w:rsidRDefault="00F6325B" w:rsidP="006312B5">
      <w:pPr>
        <w:ind w:left="360"/>
        <w:rPr>
          <w:rFonts w:ascii="Calibri" w:hAnsi="Calibri" w:cs="Calibri"/>
          <w:sz w:val="20"/>
          <w:szCs w:val="20"/>
        </w:rPr>
      </w:pPr>
    </w:p>
    <w:p w14:paraId="26AAF2CC" w14:textId="77777777" w:rsidR="00895796" w:rsidRPr="001E7F9E" w:rsidRDefault="00895796" w:rsidP="00F8573E">
      <w:pPr>
        <w:pStyle w:val="Heading1"/>
        <w:numPr>
          <w:ilvl w:val="1"/>
          <w:numId w:val="18"/>
        </w:numPr>
        <w:ind w:left="432"/>
        <w:rPr>
          <w:rFonts w:ascii="Calibri" w:hAnsi="Calibri" w:cs="Calibri"/>
          <w:iCs/>
          <w:sz w:val="20"/>
          <w:szCs w:val="20"/>
        </w:rPr>
      </w:pPr>
      <w:bookmarkStart w:id="19" w:name="_Toc202469095"/>
      <w:r w:rsidRPr="001E7F9E">
        <w:rPr>
          <w:rFonts w:ascii="Calibri" w:hAnsi="Calibri" w:cs="Calibri"/>
          <w:sz w:val="20"/>
          <w:szCs w:val="20"/>
        </w:rPr>
        <w:t>Risks</w:t>
      </w:r>
      <w:bookmarkEnd w:id="19"/>
    </w:p>
    <w:p w14:paraId="07315235" w14:textId="77777777" w:rsidR="00895796" w:rsidRPr="001E7F9E" w:rsidRDefault="00895796" w:rsidP="00895796">
      <w:pPr>
        <w:rPr>
          <w:rFonts w:ascii="Calibri" w:hAnsi="Calibri" w:cs="Calibri"/>
          <w:sz w:val="20"/>
          <w:szCs w:val="20"/>
        </w:rPr>
      </w:pPr>
    </w:p>
    <w:p w14:paraId="0A2B636B" w14:textId="77777777" w:rsidR="00895796" w:rsidRPr="001E7F9E" w:rsidRDefault="00895796" w:rsidP="00F8573E">
      <w:pPr>
        <w:pStyle w:val="Heading1"/>
        <w:numPr>
          <w:ilvl w:val="1"/>
          <w:numId w:val="18"/>
        </w:numPr>
        <w:ind w:left="432"/>
        <w:rPr>
          <w:rFonts w:ascii="Calibri" w:hAnsi="Calibri" w:cs="Calibri"/>
          <w:iCs/>
          <w:sz w:val="20"/>
          <w:szCs w:val="20"/>
        </w:rPr>
      </w:pPr>
      <w:bookmarkStart w:id="20" w:name="_Toc202469096"/>
      <w:r w:rsidRPr="001E7F9E">
        <w:rPr>
          <w:rFonts w:ascii="Calibri" w:hAnsi="Calibri" w:cs="Calibri"/>
          <w:sz w:val="20"/>
          <w:szCs w:val="20"/>
        </w:rPr>
        <w:t>Issues</w:t>
      </w:r>
      <w:bookmarkEnd w:id="20"/>
    </w:p>
    <w:p w14:paraId="3D91C122" w14:textId="77777777" w:rsidR="005A29BE" w:rsidRPr="001E7F9E" w:rsidRDefault="005A29BE">
      <w:pPr>
        <w:pStyle w:val="PSOTOC"/>
        <w:rPr>
          <w:rFonts w:ascii="Calibri" w:hAnsi="Calibri" w:cs="Calibri"/>
          <w:sz w:val="20"/>
          <w:szCs w:val="20"/>
        </w:rPr>
      </w:pPr>
    </w:p>
    <w:p w14:paraId="1BAB1736" w14:textId="77777777" w:rsidR="005A29BE" w:rsidRPr="001E7F9E" w:rsidRDefault="005A29BE" w:rsidP="009B30CB">
      <w:pPr>
        <w:pStyle w:val="Heading1"/>
        <w:numPr>
          <w:ilvl w:val="0"/>
          <w:numId w:val="18"/>
        </w:numPr>
        <w:rPr>
          <w:rFonts w:ascii="Calibri" w:hAnsi="Calibri" w:cs="Calibri"/>
          <w:sz w:val="20"/>
          <w:szCs w:val="20"/>
        </w:rPr>
      </w:pPr>
      <w:bookmarkStart w:id="21" w:name="_Toc106099583"/>
      <w:bookmarkStart w:id="22" w:name="_Toc202469097"/>
      <w:r w:rsidRPr="001E7F9E">
        <w:rPr>
          <w:rFonts w:ascii="Calibri" w:hAnsi="Calibri" w:cs="Calibri"/>
          <w:sz w:val="20"/>
          <w:szCs w:val="20"/>
        </w:rPr>
        <w:t xml:space="preserve">Business </w:t>
      </w:r>
      <w:bookmarkEnd w:id="21"/>
      <w:r w:rsidR="00197A30" w:rsidRPr="001E7F9E">
        <w:rPr>
          <w:rFonts w:ascii="Calibri" w:hAnsi="Calibri" w:cs="Calibri"/>
          <w:sz w:val="20"/>
          <w:szCs w:val="20"/>
        </w:rPr>
        <w:t>Process Overview</w:t>
      </w:r>
      <w:bookmarkEnd w:id="22"/>
    </w:p>
    <w:p w14:paraId="2BB25988" w14:textId="77777777" w:rsidR="00F6325B" w:rsidRPr="001E7F9E" w:rsidRDefault="00F6325B">
      <w:pPr>
        <w:rPr>
          <w:rFonts w:ascii="Calibri" w:hAnsi="Calibri" w:cs="Calibri"/>
          <w:sz w:val="20"/>
          <w:szCs w:val="20"/>
        </w:rPr>
      </w:pPr>
    </w:p>
    <w:p w14:paraId="3E6C6EC3" w14:textId="77777777" w:rsidR="00DE6888" w:rsidRPr="001E7F9E" w:rsidRDefault="00DE6888" w:rsidP="003E74B4">
      <w:pPr>
        <w:pStyle w:val="Heading2"/>
        <w:ind w:left="1002" w:hanging="1002"/>
        <w:rPr>
          <w:rFonts w:ascii="Calibri" w:hAnsi="Calibri" w:cs="Calibri"/>
          <w:iCs w:val="0"/>
          <w:sz w:val="20"/>
          <w:szCs w:val="20"/>
        </w:rPr>
      </w:pPr>
      <w:bookmarkStart w:id="23" w:name="_Toc202469098"/>
      <w:r w:rsidRPr="001E7F9E">
        <w:rPr>
          <w:rFonts w:ascii="Calibri" w:hAnsi="Calibri" w:cs="Calibri"/>
          <w:iCs w:val="0"/>
          <w:sz w:val="20"/>
          <w:szCs w:val="20"/>
        </w:rPr>
        <w:t>Proposed Business Process (To-Be)</w:t>
      </w:r>
      <w:bookmarkEnd w:id="23"/>
    </w:p>
    <w:p w14:paraId="200B6058" w14:textId="00FE29A1" w:rsidR="00EA7BD1" w:rsidRPr="001E7F9E" w:rsidRDefault="00AF670C" w:rsidP="00EA7BD1">
      <w:pPr>
        <w:rPr>
          <w:rFonts w:ascii="Calibri" w:hAnsi="Calibri" w:cs="Calibri"/>
          <w:sz w:val="20"/>
          <w:szCs w:val="20"/>
        </w:rPr>
      </w:pPr>
      <w:r w:rsidRPr="001E7F9E">
        <w:rPr>
          <w:rFonts w:ascii="Calibri" w:hAnsi="Calibri" w:cs="Calibri"/>
          <w:noProof/>
          <w:sz w:val="20"/>
          <w:szCs w:val="20"/>
        </w:rPr>
        <w:drawing>
          <wp:inline distT="0" distB="0" distL="0" distR="0" wp14:anchorId="557072F7" wp14:editId="25E29503">
            <wp:extent cx="5996305" cy="3515360"/>
            <wp:effectExtent l="0" t="0" r="0" b="0"/>
            <wp:docPr id="20" name="Picture 3">
              <a:extLst xmlns:a="http://schemas.openxmlformats.org/drawingml/2006/main">
                <a:ext uri="{FF2B5EF4-FFF2-40B4-BE49-F238E27FC236}">
                  <a16:creationId xmlns:a16="http://schemas.microsoft.com/office/drawing/2014/main" id="{9CC61D1E-25FD-40D7-99EA-5AAEAC560C5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96305" cy="3515360"/>
                    </a:xfrm>
                    <a:prstGeom prst="rect">
                      <a:avLst/>
                    </a:prstGeom>
                    <a:noFill/>
                  </pic:spPr>
                </pic:pic>
              </a:graphicData>
            </a:graphic>
          </wp:inline>
        </w:drawing>
      </w:r>
    </w:p>
    <w:p w14:paraId="6F7BDC9E" w14:textId="77777777" w:rsidR="00530161" w:rsidRPr="001E7F9E" w:rsidRDefault="00530161" w:rsidP="00EA7BD1">
      <w:pPr>
        <w:rPr>
          <w:rFonts w:ascii="Calibri" w:hAnsi="Calibri" w:cs="Calibri"/>
          <w:sz w:val="20"/>
          <w:szCs w:val="20"/>
        </w:rPr>
      </w:pPr>
    </w:p>
    <w:p w14:paraId="7DCB92A1" w14:textId="77777777" w:rsidR="00530161" w:rsidRPr="001E7F9E" w:rsidRDefault="00530161" w:rsidP="00EA7BD1">
      <w:pPr>
        <w:rPr>
          <w:rFonts w:ascii="Calibri" w:hAnsi="Calibri" w:cs="Calibri"/>
          <w:sz w:val="20"/>
          <w:szCs w:val="20"/>
        </w:rPr>
      </w:pPr>
    </w:p>
    <w:p w14:paraId="05C526CC" w14:textId="77777777" w:rsidR="00530161" w:rsidRPr="001E7F9E" w:rsidRDefault="00530161" w:rsidP="00EA7BD1">
      <w:pPr>
        <w:rPr>
          <w:rFonts w:ascii="Calibri" w:hAnsi="Calibri" w:cs="Calibri"/>
          <w:sz w:val="20"/>
          <w:szCs w:val="20"/>
        </w:rPr>
      </w:pPr>
    </w:p>
    <w:p w14:paraId="776E20C5" w14:textId="77777777" w:rsidR="00530161" w:rsidRPr="001E7F9E" w:rsidRDefault="00530161" w:rsidP="00EA7BD1">
      <w:pPr>
        <w:rPr>
          <w:rFonts w:ascii="Calibri" w:hAnsi="Calibri" w:cs="Calibri"/>
          <w:sz w:val="20"/>
          <w:szCs w:val="20"/>
        </w:rPr>
      </w:pPr>
    </w:p>
    <w:p w14:paraId="56EC1C67" w14:textId="5FD5C238" w:rsidR="00530161" w:rsidRPr="001E7F9E" w:rsidRDefault="00AF670C" w:rsidP="00EA7BD1">
      <w:pPr>
        <w:rPr>
          <w:rFonts w:ascii="Calibri" w:hAnsi="Calibri" w:cs="Calibri"/>
          <w:sz w:val="20"/>
          <w:szCs w:val="20"/>
        </w:rPr>
      </w:pPr>
      <w:r w:rsidRPr="001E7F9E">
        <w:rPr>
          <w:rFonts w:ascii="Calibri" w:hAnsi="Calibri" w:cs="Calibri"/>
          <w:noProof/>
          <w:sz w:val="20"/>
          <w:szCs w:val="20"/>
        </w:rPr>
        <w:lastRenderedPageBreak/>
        <w:drawing>
          <wp:inline distT="0" distB="0" distL="0" distR="0" wp14:anchorId="55F75FC5" wp14:editId="704BC572">
            <wp:extent cx="4794250" cy="1616710"/>
            <wp:effectExtent l="0" t="0" r="0" b="0"/>
            <wp:docPr id="21" name="Picture 2">
              <a:extLst xmlns:a="http://schemas.openxmlformats.org/drawingml/2006/main">
                <a:ext uri="{FF2B5EF4-FFF2-40B4-BE49-F238E27FC236}">
                  <a16:creationId xmlns:a16="http://schemas.microsoft.com/office/drawing/2014/main" id="{69BF6EDE-B058-4601-9BDF-8D93D7A3C23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794250" cy="1616710"/>
                    </a:xfrm>
                    <a:prstGeom prst="rect">
                      <a:avLst/>
                    </a:prstGeom>
                    <a:noFill/>
                  </pic:spPr>
                </pic:pic>
              </a:graphicData>
            </a:graphic>
          </wp:inline>
        </w:drawing>
      </w:r>
    </w:p>
    <w:p w14:paraId="23F48AE3" w14:textId="28030FB1" w:rsidR="008B05A6" w:rsidRPr="002353C5" w:rsidRDefault="0093342A" w:rsidP="002353C5">
      <w:pPr>
        <w:pStyle w:val="Heading1"/>
        <w:numPr>
          <w:ilvl w:val="0"/>
          <w:numId w:val="18"/>
        </w:numPr>
        <w:rPr>
          <w:rFonts w:ascii="Calibri" w:hAnsi="Calibri" w:cs="Calibri"/>
          <w:sz w:val="20"/>
          <w:szCs w:val="20"/>
        </w:rPr>
      </w:pPr>
      <w:bookmarkStart w:id="24" w:name="_Toc202469099"/>
      <w:r w:rsidRPr="001E7F9E">
        <w:rPr>
          <w:rFonts w:ascii="Calibri" w:hAnsi="Calibri" w:cs="Calibri"/>
          <w:sz w:val="20"/>
          <w:szCs w:val="20"/>
        </w:rPr>
        <w:t>Functional</w:t>
      </w:r>
      <w:r w:rsidR="00EA7BD1" w:rsidRPr="001E7F9E">
        <w:rPr>
          <w:rFonts w:ascii="Calibri" w:hAnsi="Calibri" w:cs="Calibri"/>
          <w:sz w:val="20"/>
          <w:szCs w:val="20"/>
        </w:rPr>
        <w:t xml:space="preserve"> Requirements</w:t>
      </w:r>
      <w:bookmarkEnd w:id="24"/>
    </w:p>
    <w:p w14:paraId="44AF0853" w14:textId="64E40141" w:rsidR="00953DAB" w:rsidRPr="001E7F9E" w:rsidRDefault="00953DAB" w:rsidP="00A80FFD">
      <w:pPr>
        <w:pStyle w:val="Heading1"/>
        <w:numPr>
          <w:ilvl w:val="1"/>
          <w:numId w:val="18"/>
        </w:numPr>
        <w:ind w:left="432"/>
        <w:rPr>
          <w:rFonts w:ascii="Calibri" w:hAnsi="Calibri" w:cs="Calibri"/>
          <w:iCs/>
          <w:sz w:val="20"/>
          <w:szCs w:val="20"/>
        </w:rPr>
      </w:pPr>
      <w:bookmarkStart w:id="25" w:name="_Toc202469100"/>
      <w:r w:rsidRPr="001E7F9E">
        <w:rPr>
          <w:rFonts w:ascii="Calibri" w:hAnsi="Calibri" w:cs="Calibri"/>
          <w:sz w:val="20"/>
          <w:szCs w:val="20"/>
        </w:rPr>
        <w:t>G</w:t>
      </w:r>
      <w:r w:rsidR="002353C5">
        <w:rPr>
          <w:rFonts w:ascii="Calibri" w:hAnsi="Calibri" w:cs="Calibri"/>
          <w:sz w:val="20"/>
          <w:szCs w:val="20"/>
        </w:rPr>
        <w:t>e</w:t>
      </w:r>
      <w:r w:rsidRPr="001E7F9E">
        <w:rPr>
          <w:rFonts w:ascii="Calibri" w:hAnsi="Calibri" w:cs="Calibri"/>
          <w:sz w:val="20"/>
          <w:szCs w:val="20"/>
        </w:rPr>
        <w:t>neric Requirements:</w:t>
      </w:r>
      <w:bookmarkEnd w:id="25"/>
    </w:p>
    <w:p w14:paraId="4FEA2D56" w14:textId="5E3C55AE" w:rsidR="00953DAB" w:rsidRPr="00A80FFD" w:rsidRDefault="00953DAB" w:rsidP="00A80FFD">
      <w:pPr>
        <w:pStyle w:val="ListParagraph"/>
        <w:numPr>
          <w:ilvl w:val="0"/>
          <w:numId w:val="1"/>
        </w:numPr>
        <w:spacing w:after="160" w:line="259" w:lineRule="auto"/>
        <w:rPr>
          <w:rFonts w:ascii="Calibri" w:hAnsi="Calibri" w:cs="Calibri"/>
          <w:sz w:val="20"/>
          <w:szCs w:val="20"/>
        </w:rPr>
      </w:pPr>
      <w:r w:rsidRPr="001E7F9E">
        <w:rPr>
          <w:rFonts w:ascii="Calibri" w:hAnsi="Calibri" w:cs="Calibri"/>
          <w:sz w:val="20"/>
          <w:szCs w:val="20"/>
        </w:rPr>
        <w:t>A web-based user interface that allows the users to access, navigate, and interact with the tool from any device and browser.</w:t>
      </w:r>
    </w:p>
    <w:p w14:paraId="50C15A2D" w14:textId="7F2AE25A" w:rsidR="00CD405D" w:rsidRPr="001E7F9E" w:rsidRDefault="00854BB3" w:rsidP="00A80FFD">
      <w:pPr>
        <w:pStyle w:val="Heading1"/>
        <w:numPr>
          <w:ilvl w:val="1"/>
          <w:numId w:val="18"/>
        </w:numPr>
        <w:ind w:left="432"/>
        <w:rPr>
          <w:rFonts w:ascii="Calibri" w:hAnsi="Calibri" w:cs="Calibri"/>
          <w:sz w:val="20"/>
          <w:szCs w:val="20"/>
        </w:rPr>
      </w:pPr>
      <w:bookmarkStart w:id="26" w:name="_Toc202469101"/>
      <w:r w:rsidRPr="001E7F9E">
        <w:rPr>
          <w:rFonts w:ascii="Calibri" w:hAnsi="Calibri" w:cs="Calibri"/>
          <w:sz w:val="20"/>
          <w:szCs w:val="20"/>
        </w:rPr>
        <w:t xml:space="preserve">Centralized </w:t>
      </w:r>
      <w:r w:rsidR="00031F0D" w:rsidRPr="001E7F9E">
        <w:rPr>
          <w:rFonts w:ascii="Calibri" w:hAnsi="Calibri" w:cs="Calibri"/>
          <w:sz w:val="20"/>
          <w:szCs w:val="20"/>
        </w:rPr>
        <w:t>Masters</w:t>
      </w:r>
      <w:bookmarkEnd w:id="26"/>
    </w:p>
    <w:p w14:paraId="79BE1DCF" w14:textId="77777777" w:rsidR="005F724D" w:rsidRPr="001E7F9E" w:rsidRDefault="005F724D" w:rsidP="00A80FFD">
      <w:pPr>
        <w:pStyle w:val="Heading1"/>
        <w:numPr>
          <w:ilvl w:val="2"/>
          <w:numId w:val="18"/>
        </w:numPr>
        <w:rPr>
          <w:rFonts w:ascii="Calibri" w:hAnsi="Calibri" w:cs="Calibri"/>
          <w:sz w:val="20"/>
          <w:szCs w:val="20"/>
        </w:rPr>
      </w:pPr>
      <w:bookmarkStart w:id="27" w:name="_Toc202469102"/>
      <w:r w:rsidRPr="001E7F9E">
        <w:rPr>
          <w:rFonts w:ascii="Calibri" w:hAnsi="Calibri" w:cs="Calibri"/>
          <w:sz w:val="20"/>
          <w:szCs w:val="20"/>
        </w:rPr>
        <w:t>Account Master:</w:t>
      </w:r>
      <w:bookmarkEnd w:id="27"/>
    </w:p>
    <w:p w14:paraId="0D8A8D35" w14:textId="7AAE886C" w:rsidR="005F724D" w:rsidRPr="002353C5" w:rsidRDefault="005F724D" w:rsidP="0039027E">
      <w:pPr>
        <w:pStyle w:val="Heading1"/>
        <w:numPr>
          <w:ilvl w:val="3"/>
          <w:numId w:val="18"/>
        </w:numPr>
        <w:rPr>
          <w:rFonts w:ascii="Calibri" w:hAnsi="Calibri" w:cs="Calibri"/>
          <w:b w:val="0"/>
          <w:bCs w:val="0"/>
          <w:sz w:val="20"/>
          <w:szCs w:val="20"/>
        </w:rPr>
      </w:pPr>
      <w:bookmarkStart w:id="28" w:name="_Toc202469103"/>
      <w:r w:rsidRPr="002353C5">
        <w:rPr>
          <w:rFonts w:ascii="Calibri" w:hAnsi="Calibri" w:cs="Calibri"/>
          <w:b w:val="0"/>
          <w:bCs w:val="0"/>
          <w:sz w:val="20"/>
          <w:szCs w:val="20"/>
        </w:rPr>
        <w:t xml:space="preserve">Provide an interface </w:t>
      </w:r>
      <w:r w:rsidR="0084410D" w:rsidRPr="002353C5">
        <w:rPr>
          <w:rFonts w:ascii="Calibri" w:hAnsi="Calibri" w:cs="Calibri"/>
          <w:b w:val="0"/>
          <w:bCs w:val="0"/>
          <w:sz w:val="20"/>
          <w:szCs w:val="20"/>
        </w:rPr>
        <w:t xml:space="preserve">for </w:t>
      </w:r>
      <w:r w:rsidRPr="002353C5">
        <w:rPr>
          <w:rFonts w:ascii="Calibri" w:hAnsi="Calibri" w:cs="Calibri"/>
          <w:b w:val="0"/>
          <w:bCs w:val="0"/>
          <w:sz w:val="20"/>
          <w:szCs w:val="20"/>
        </w:rPr>
        <w:t>creation of Account master</w:t>
      </w:r>
      <w:bookmarkEnd w:id="28"/>
    </w:p>
    <w:p w14:paraId="6669891D" w14:textId="44A02329" w:rsidR="005F724D" w:rsidRPr="002353C5" w:rsidRDefault="005F724D" w:rsidP="0039027E">
      <w:pPr>
        <w:pStyle w:val="Heading1"/>
        <w:numPr>
          <w:ilvl w:val="3"/>
          <w:numId w:val="18"/>
        </w:numPr>
        <w:rPr>
          <w:rFonts w:ascii="Calibri" w:hAnsi="Calibri" w:cs="Calibri"/>
          <w:b w:val="0"/>
          <w:bCs w:val="0"/>
          <w:sz w:val="20"/>
          <w:szCs w:val="20"/>
        </w:rPr>
      </w:pPr>
      <w:bookmarkStart w:id="29" w:name="_Toc202469104"/>
      <w:r w:rsidRPr="002353C5">
        <w:rPr>
          <w:rFonts w:ascii="Calibri" w:hAnsi="Calibri" w:cs="Calibri"/>
          <w:b w:val="0"/>
          <w:bCs w:val="0"/>
          <w:sz w:val="20"/>
          <w:szCs w:val="20"/>
        </w:rPr>
        <w:t>There should be an integration between SonataOne and MetricsManagement System to create account from SonataOne</w:t>
      </w:r>
      <w:bookmarkEnd w:id="29"/>
      <w:r w:rsidRPr="002353C5">
        <w:rPr>
          <w:rFonts w:ascii="Calibri" w:hAnsi="Calibri" w:cs="Calibri"/>
          <w:b w:val="0"/>
          <w:bCs w:val="0"/>
          <w:sz w:val="20"/>
          <w:szCs w:val="20"/>
        </w:rPr>
        <w:t xml:space="preserve">  </w:t>
      </w:r>
    </w:p>
    <w:p w14:paraId="65DA1EFF" w14:textId="517090A2" w:rsidR="00953DAB" w:rsidRPr="001E7F9E" w:rsidRDefault="00953DAB" w:rsidP="00A80FFD">
      <w:pPr>
        <w:pStyle w:val="Heading1"/>
        <w:numPr>
          <w:ilvl w:val="2"/>
          <w:numId w:val="18"/>
        </w:numPr>
        <w:rPr>
          <w:rFonts w:ascii="Calibri" w:hAnsi="Calibri" w:cs="Calibri"/>
          <w:sz w:val="20"/>
          <w:szCs w:val="20"/>
        </w:rPr>
      </w:pPr>
      <w:bookmarkStart w:id="30" w:name="_Toc202469105"/>
      <w:r w:rsidRPr="001E7F9E">
        <w:rPr>
          <w:rFonts w:ascii="Calibri" w:hAnsi="Calibri" w:cs="Calibri"/>
          <w:sz w:val="20"/>
          <w:szCs w:val="20"/>
        </w:rPr>
        <w:t>Project Master:</w:t>
      </w:r>
      <w:bookmarkEnd w:id="30"/>
    </w:p>
    <w:p w14:paraId="63B21999" w14:textId="17CA83C8" w:rsidR="000117AD" w:rsidRPr="002353C5" w:rsidRDefault="00953DAB" w:rsidP="0039027E">
      <w:pPr>
        <w:pStyle w:val="Heading1"/>
        <w:numPr>
          <w:ilvl w:val="3"/>
          <w:numId w:val="18"/>
        </w:numPr>
        <w:rPr>
          <w:rFonts w:ascii="Calibri" w:hAnsi="Calibri" w:cs="Calibri"/>
          <w:b w:val="0"/>
          <w:bCs w:val="0"/>
          <w:sz w:val="20"/>
          <w:szCs w:val="20"/>
        </w:rPr>
      </w:pPr>
      <w:bookmarkStart w:id="31" w:name="_Toc202469106"/>
      <w:r w:rsidRPr="002353C5">
        <w:rPr>
          <w:rFonts w:ascii="Calibri" w:hAnsi="Calibri" w:cs="Calibri"/>
          <w:b w:val="0"/>
          <w:bCs w:val="0"/>
          <w:sz w:val="20"/>
          <w:szCs w:val="20"/>
        </w:rPr>
        <w:t>Project master to be created as soon the project is initiated in SonataOne.</w:t>
      </w:r>
      <w:bookmarkEnd w:id="31"/>
      <w:r w:rsidRPr="002353C5">
        <w:rPr>
          <w:rFonts w:ascii="Calibri" w:hAnsi="Calibri" w:cs="Calibri"/>
          <w:b w:val="0"/>
          <w:bCs w:val="0"/>
          <w:sz w:val="20"/>
          <w:szCs w:val="20"/>
        </w:rPr>
        <w:t xml:space="preserve">   </w:t>
      </w:r>
    </w:p>
    <w:p w14:paraId="7BE405E8" w14:textId="6EACB56A" w:rsidR="00953DAB" w:rsidRPr="002353C5" w:rsidRDefault="00953DAB" w:rsidP="0039027E">
      <w:pPr>
        <w:pStyle w:val="Heading1"/>
        <w:numPr>
          <w:ilvl w:val="3"/>
          <w:numId w:val="18"/>
        </w:numPr>
        <w:rPr>
          <w:rFonts w:ascii="Calibri" w:hAnsi="Calibri" w:cs="Calibri"/>
          <w:b w:val="0"/>
          <w:bCs w:val="0"/>
          <w:sz w:val="20"/>
          <w:szCs w:val="20"/>
        </w:rPr>
      </w:pPr>
      <w:bookmarkStart w:id="32" w:name="_Toc202469107"/>
      <w:r w:rsidRPr="002353C5">
        <w:rPr>
          <w:rFonts w:ascii="Calibri" w:hAnsi="Calibri" w:cs="Calibri"/>
          <w:b w:val="0"/>
          <w:bCs w:val="0"/>
          <w:sz w:val="20"/>
          <w:szCs w:val="20"/>
        </w:rPr>
        <w:t>There should be an integration between SonataOne and MetricsManagement System to create project from SonataOne</w:t>
      </w:r>
      <w:bookmarkEnd w:id="32"/>
      <w:r w:rsidRPr="002353C5">
        <w:rPr>
          <w:rFonts w:ascii="Calibri" w:hAnsi="Calibri" w:cs="Calibri"/>
          <w:b w:val="0"/>
          <w:bCs w:val="0"/>
          <w:sz w:val="20"/>
          <w:szCs w:val="20"/>
        </w:rPr>
        <w:t xml:space="preserve"> </w:t>
      </w:r>
      <w:r w:rsidR="000117AD" w:rsidRPr="002353C5">
        <w:rPr>
          <w:rFonts w:ascii="Calibri" w:hAnsi="Calibri" w:cs="Calibri"/>
          <w:b w:val="0"/>
          <w:bCs w:val="0"/>
          <w:sz w:val="20"/>
          <w:szCs w:val="20"/>
        </w:rPr>
        <w:t xml:space="preserve"> </w:t>
      </w:r>
    </w:p>
    <w:p w14:paraId="75C39D59" w14:textId="77777777" w:rsidR="00953DAB" w:rsidRPr="002353C5" w:rsidRDefault="00953DAB" w:rsidP="0039027E">
      <w:pPr>
        <w:pStyle w:val="Heading1"/>
        <w:numPr>
          <w:ilvl w:val="3"/>
          <w:numId w:val="18"/>
        </w:numPr>
        <w:rPr>
          <w:rFonts w:ascii="Calibri" w:hAnsi="Calibri" w:cs="Calibri"/>
          <w:b w:val="0"/>
          <w:bCs w:val="0"/>
          <w:sz w:val="20"/>
          <w:szCs w:val="20"/>
        </w:rPr>
      </w:pPr>
      <w:bookmarkStart w:id="33" w:name="_Toc202469108"/>
      <w:r w:rsidRPr="002353C5">
        <w:rPr>
          <w:rFonts w:ascii="Calibri" w:hAnsi="Calibri" w:cs="Calibri"/>
          <w:b w:val="0"/>
          <w:bCs w:val="0"/>
          <w:sz w:val="20"/>
          <w:szCs w:val="20"/>
        </w:rPr>
        <w:t>Project metrics reporting frequency to be defined (Weekly / Fortnightly / Monthly).</w:t>
      </w:r>
      <w:bookmarkEnd w:id="33"/>
      <w:r w:rsidRPr="002353C5">
        <w:rPr>
          <w:rFonts w:ascii="Calibri" w:hAnsi="Calibri" w:cs="Calibri"/>
          <w:b w:val="0"/>
          <w:bCs w:val="0"/>
          <w:sz w:val="20"/>
          <w:szCs w:val="20"/>
        </w:rPr>
        <w:t xml:space="preserve">   </w:t>
      </w:r>
    </w:p>
    <w:p w14:paraId="6C785A23" w14:textId="37C72D06" w:rsidR="00953DAB" w:rsidRPr="001E7F9E" w:rsidRDefault="00953DAB" w:rsidP="00A80FFD">
      <w:pPr>
        <w:pStyle w:val="Heading1"/>
        <w:numPr>
          <w:ilvl w:val="2"/>
          <w:numId w:val="18"/>
        </w:numPr>
        <w:rPr>
          <w:rFonts w:ascii="Calibri" w:hAnsi="Calibri" w:cs="Calibri"/>
          <w:b w:val="0"/>
          <w:bCs w:val="0"/>
          <w:sz w:val="20"/>
          <w:szCs w:val="20"/>
        </w:rPr>
      </w:pPr>
      <w:bookmarkStart w:id="34" w:name="_Toc202469109"/>
      <w:r w:rsidRPr="001E7F9E">
        <w:rPr>
          <w:rFonts w:ascii="Calibri" w:hAnsi="Calibri" w:cs="Calibri"/>
          <w:sz w:val="20"/>
          <w:szCs w:val="20"/>
        </w:rPr>
        <w:t>Project phases:</w:t>
      </w:r>
      <w:bookmarkEnd w:id="34"/>
    </w:p>
    <w:p w14:paraId="6026E5D3" w14:textId="2F9645A5" w:rsidR="00953DAB" w:rsidRPr="002353C5" w:rsidRDefault="00953DAB" w:rsidP="0039027E">
      <w:pPr>
        <w:pStyle w:val="Heading1"/>
        <w:numPr>
          <w:ilvl w:val="3"/>
          <w:numId w:val="18"/>
        </w:numPr>
        <w:rPr>
          <w:rFonts w:ascii="Calibri" w:hAnsi="Calibri" w:cs="Calibri"/>
          <w:b w:val="0"/>
          <w:bCs w:val="0"/>
          <w:sz w:val="20"/>
          <w:szCs w:val="20"/>
        </w:rPr>
      </w:pPr>
      <w:bookmarkStart w:id="35" w:name="_Toc202469110"/>
      <w:r w:rsidRPr="002353C5">
        <w:rPr>
          <w:rFonts w:ascii="Calibri" w:hAnsi="Calibri" w:cs="Calibri"/>
          <w:b w:val="0"/>
          <w:bCs w:val="0"/>
          <w:sz w:val="20"/>
          <w:szCs w:val="20"/>
        </w:rPr>
        <w:t>User should be able to define and maintain project phases (Phase, Phase name, Planned start date, Planned end date, Actual Start date, Actual End date and status)</w:t>
      </w:r>
      <w:bookmarkEnd w:id="35"/>
      <w:r w:rsidR="00876543" w:rsidRPr="002353C5">
        <w:rPr>
          <w:rFonts w:ascii="Calibri" w:hAnsi="Calibri" w:cs="Calibri"/>
          <w:b w:val="0"/>
          <w:bCs w:val="0"/>
          <w:sz w:val="20"/>
          <w:szCs w:val="20"/>
        </w:rPr>
        <w:t xml:space="preserve"> </w:t>
      </w:r>
    </w:p>
    <w:p w14:paraId="031CB2FB" w14:textId="77777777" w:rsidR="00110E23" w:rsidRPr="002353C5" w:rsidRDefault="00110E23" w:rsidP="00953DAB">
      <w:pPr>
        <w:ind w:left="720"/>
        <w:rPr>
          <w:rFonts w:ascii="Calibri" w:hAnsi="Calibri" w:cs="Calibri"/>
          <w:sz w:val="20"/>
          <w:szCs w:val="20"/>
        </w:rPr>
      </w:pPr>
    </w:p>
    <w:p w14:paraId="4F4BCC42" w14:textId="77777777" w:rsidR="00953DAB" w:rsidRPr="001E7F9E" w:rsidRDefault="00953DAB" w:rsidP="00953DAB">
      <w:pPr>
        <w:ind w:left="720"/>
        <w:rPr>
          <w:rFonts w:ascii="Calibri" w:hAnsi="Calibri" w:cs="Calibri"/>
          <w:sz w:val="20"/>
          <w:szCs w:val="20"/>
        </w:rPr>
      </w:pPr>
      <w:r w:rsidRPr="001E7F9E">
        <w:rPr>
          <w:rFonts w:ascii="Calibri" w:hAnsi="Calibri" w:cs="Calibri"/>
          <w:sz w:val="20"/>
          <w:szCs w:val="20"/>
        </w:rPr>
        <w:t>Ex:  Sprint, Sprint1, 01 Jul 2024, 15 Jul 2024,, 02 Jul 2024, 15 Jul 2024, Completed</w:t>
      </w:r>
    </w:p>
    <w:p w14:paraId="29E7DC71" w14:textId="77777777" w:rsidR="00953DAB" w:rsidRPr="001E7F9E" w:rsidRDefault="00953DAB" w:rsidP="00953DAB">
      <w:pPr>
        <w:ind w:left="720"/>
        <w:rPr>
          <w:rFonts w:ascii="Calibri" w:hAnsi="Calibri" w:cs="Calibri"/>
          <w:sz w:val="20"/>
          <w:szCs w:val="20"/>
        </w:rPr>
      </w:pPr>
      <w:r w:rsidRPr="001E7F9E">
        <w:rPr>
          <w:rFonts w:ascii="Calibri" w:hAnsi="Calibri" w:cs="Calibri"/>
          <w:sz w:val="20"/>
          <w:szCs w:val="20"/>
        </w:rPr>
        <w:t>Release, Release1, 01 Jul 2024, 15 Jul 2024,, 02 Jul 2024, 15 Jul 2024, Completed</w:t>
      </w:r>
    </w:p>
    <w:p w14:paraId="3F009412" w14:textId="77777777" w:rsidR="00953DAB" w:rsidRPr="001E7F9E" w:rsidRDefault="00953DAB" w:rsidP="00953DAB">
      <w:pPr>
        <w:ind w:left="720"/>
        <w:rPr>
          <w:rFonts w:ascii="Calibri" w:hAnsi="Calibri" w:cs="Calibri"/>
          <w:sz w:val="20"/>
          <w:szCs w:val="20"/>
        </w:rPr>
      </w:pPr>
      <w:r w:rsidRPr="001E7F9E">
        <w:rPr>
          <w:rFonts w:ascii="Calibri" w:hAnsi="Calibri" w:cs="Calibri"/>
          <w:sz w:val="20"/>
          <w:szCs w:val="20"/>
        </w:rPr>
        <w:t>Milestone,  Design , 01 Jul 2024, 15 Jul 2024,, 02 Jul 2024, 15 Jul 2024, Completed</w:t>
      </w:r>
    </w:p>
    <w:p w14:paraId="171E1052" w14:textId="203C32C2" w:rsidR="002A4530" w:rsidRPr="001E7F9E" w:rsidRDefault="00533496" w:rsidP="00867F0A">
      <w:pPr>
        <w:pStyle w:val="Heading1"/>
        <w:numPr>
          <w:ilvl w:val="2"/>
          <w:numId w:val="18"/>
        </w:numPr>
        <w:rPr>
          <w:rFonts w:ascii="Calibri" w:hAnsi="Calibri" w:cs="Calibri"/>
          <w:sz w:val="20"/>
          <w:szCs w:val="20"/>
        </w:rPr>
      </w:pPr>
      <w:bookmarkStart w:id="36" w:name="_Toc202469111"/>
      <w:r w:rsidRPr="001E7F9E">
        <w:rPr>
          <w:rFonts w:ascii="Calibri" w:hAnsi="Calibri" w:cs="Calibri"/>
          <w:sz w:val="20"/>
          <w:szCs w:val="20"/>
        </w:rPr>
        <w:t>Other Masters</w:t>
      </w:r>
      <w:bookmarkEnd w:id="36"/>
    </w:p>
    <w:p w14:paraId="7764E4DD" w14:textId="618924D5" w:rsidR="002A4530" w:rsidRPr="001E7F9E" w:rsidRDefault="002A4530" w:rsidP="002A4530">
      <w:pPr>
        <w:numPr>
          <w:ilvl w:val="1"/>
          <w:numId w:val="24"/>
        </w:numPr>
        <w:suppressAutoHyphens w:val="0"/>
        <w:spacing w:after="160" w:line="259" w:lineRule="auto"/>
        <w:rPr>
          <w:rFonts w:ascii="Calibri" w:hAnsi="Calibri" w:cs="Calibri"/>
          <w:b/>
          <w:bCs/>
          <w:sz w:val="20"/>
          <w:szCs w:val="20"/>
        </w:rPr>
      </w:pPr>
      <w:r w:rsidRPr="001E7F9E">
        <w:rPr>
          <w:rFonts w:ascii="Calibri" w:hAnsi="Calibri" w:cs="Calibri"/>
          <w:sz w:val="20"/>
          <w:szCs w:val="20"/>
        </w:rPr>
        <w:t xml:space="preserve">Refer the  MetricsManagementSystem_Requirements.xlsx </w:t>
      </w:r>
      <w:r w:rsidR="00533496" w:rsidRPr="001E7F9E">
        <w:rPr>
          <w:rFonts w:ascii="Calibri" w:hAnsi="Calibri" w:cs="Calibri"/>
          <w:sz w:val="20"/>
          <w:szCs w:val="20"/>
        </w:rPr>
        <w:t xml:space="preserve">for all other masters and </w:t>
      </w:r>
      <w:r w:rsidRPr="001E7F9E">
        <w:rPr>
          <w:rFonts w:ascii="Calibri" w:hAnsi="Calibri" w:cs="Calibri"/>
          <w:sz w:val="20"/>
          <w:szCs w:val="20"/>
        </w:rPr>
        <w:t xml:space="preserve">for the fields required in </w:t>
      </w:r>
      <w:r w:rsidR="00C50159" w:rsidRPr="001E7F9E">
        <w:rPr>
          <w:rFonts w:ascii="Calibri" w:hAnsi="Calibri" w:cs="Calibri"/>
          <w:sz w:val="20"/>
          <w:szCs w:val="20"/>
        </w:rPr>
        <w:t xml:space="preserve">all </w:t>
      </w:r>
      <w:r w:rsidRPr="001E7F9E">
        <w:rPr>
          <w:rFonts w:ascii="Calibri" w:hAnsi="Calibri" w:cs="Calibri"/>
          <w:sz w:val="20"/>
          <w:szCs w:val="20"/>
        </w:rPr>
        <w:t>the master tables</w:t>
      </w:r>
    </w:p>
    <w:p w14:paraId="0E68DEE3" w14:textId="6DECDED3" w:rsidR="004E00CE" w:rsidRPr="00867F0A" w:rsidRDefault="00953DAB" w:rsidP="00867F0A">
      <w:pPr>
        <w:pStyle w:val="Heading1"/>
        <w:numPr>
          <w:ilvl w:val="1"/>
          <w:numId w:val="18"/>
        </w:numPr>
        <w:ind w:left="432"/>
        <w:rPr>
          <w:rFonts w:ascii="Calibri" w:hAnsi="Calibri" w:cs="Calibri"/>
          <w:sz w:val="20"/>
          <w:szCs w:val="20"/>
        </w:rPr>
      </w:pPr>
      <w:bookmarkStart w:id="37" w:name="_Toc202469112"/>
      <w:r w:rsidRPr="001E7F9E">
        <w:rPr>
          <w:rFonts w:ascii="Calibri" w:hAnsi="Calibri" w:cs="Calibri"/>
          <w:sz w:val="20"/>
          <w:szCs w:val="20"/>
        </w:rPr>
        <w:t>Definition of Metrics/KPI’s:</w:t>
      </w:r>
      <w:bookmarkEnd w:id="37"/>
    </w:p>
    <w:p w14:paraId="41DDAB3E" w14:textId="4EAE43B9" w:rsidR="00953DAB" w:rsidRPr="001E7F9E" w:rsidRDefault="00953DAB" w:rsidP="00642E88">
      <w:pPr>
        <w:suppressAutoHyphens w:val="0"/>
        <w:spacing w:after="160" w:line="259" w:lineRule="auto"/>
        <w:ind w:left="720"/>
        <w:rPr>
          <w:rFonts w:ascii="Calibri" w:hAnsi="Calibri" w:cs="Calibri"/>
          <w:sz w:val="20"/>
          <w:szCs w:val="20"/>
        </w:rPr>
      </w:pPr>
      <w:r w:rsidRPr="001E7F9E">
        <w:rPr>
          <w:rFonts w:ascii="Calibri" w:hAnsi="Calibri" w:cs="Calibri"/>
          <w:sz w:val="20"/>
          <w:szCs w:val="20"/>
        </w:rPr>
        <w:t xml:space="preserve">Ability to define/use standard metrics, Organization Measurable Objectives Setting, Project Measurable Objectives setting. </w:t>
      </w:r>
    </w:p>
    <w:p w14:paraId="6FFF3D37" w14:textId="01A54EC9" w:rsidR="00953DAB" w:rsidRPr="001E7F9E" w:rsidRDefault="00953DAB" w:rsidP="00B25460">
      <w:pPr>
        <w:pStyle w:val="Heading1"/>
        <w:numPr>
          <w:ilvl w:val="2"/>
          <w:numId w:val="18"/>
        </w:numPr>
        <w:rPr>
          <w:rFonts w:ascii="Calibri" w:hAnsi="Calibri" w:cs="Calibri"/>
          <w:b w:val="0"/>
          <w:bCs w:val="0"/>
          <w:sz w:val="20"/>
          <w:szCs w:val="20"/>
        </w:rPr>
      </w:pPr>
      <w:bookmarkStart w:id="38" w:name="_Toc202469113"/>
      <w:r w:rsidRPr="001E7F9E">
        <w:rPr>
          <w:rFonts w:ascii="Calibri" w:hAnsi="Calibri" w:cs="Calibri"/>
          <w:sz w:val="20"/>
          <w:szCs w:val="20"/>
        </w:rPr>
        <w:lastRenderedPageBreak/>
        <w:t>Organization</w:t>
      </w:r>
      <w:r w:rsidR="00642E88" w:rsidRPr="001E7F9E">
        <w:rPr>
          <w:rFonts w:ascii="Calibri" w:hAnsi="Calibri" w:cs="Calibri"/>
          <w:sz w:val="20"/>
          <w:szCs w:val="20"/>
        </w:rPr>
        <w:t>al Level</w:t>
      </w:r>
      <w:r w:rsidRPr="001E7F9E">
        <w:rPr>
          <w:rFonts w:ascii="Calibri" w:hAnsi="Calibri" w:cs="Calibri"/>
          <w:sz w:val="20"/>
          <w:szCs w:val="20"/>
        </w:rPr>
        <w:t xml:space="preserve"> Metrics</w:t>
      </w:r>
      <w:bookmarkEnd w:id="38"/>
    </w:p>
    <w:p w14:paraId="2DDC6310" w14:textId="03018ACC" w:rsidR="00953DAB" w:rsidRPr="002353C5" w:rsidRDefault="009439DB" w:rsidP="0039027E">
      <w:pPr>
        <w:pStyle w:val="Heading1"/>
        <w:numPr>
          <w:ilvl w:val="3"/>
          <w:numId w:val="18"/>
        </w:numPr>
        <w:rPr>
          <w:rFonts w:ascii="Calibri" w:hAnsi="Calibri" w:cs="Calibri"/>
          <w:b w:val="0"/>
          <w:bCs w:val="0"/>
          <w:sz w:val="20"/>
          <w:szCs w:val="20"/>
        </w:rPr>
      </w:pPr>
      <w:bookmarkStart w:id="39" w:name="_Toc202469114"/>
      <w:r w:rsidRPr="002353C5">
        <w:rPr>
          <w:rFonts w:ascii="Calibri" w:hAnsi="Calibri" w:cs="Calibri"/>
          <w:b w:val="0"/>
          <w:bCs w:val="0"/>
          <w:sz w:val="20"/>
          <w:szCs w:val="20"/>
        </w:rPr>
        <w:t xml:space="preserve">Admin </w:t>
      </w:r>
      <w:r w:rsidR="00953DAB" w:rsidRPr="002353C5">
        <w:rPr>
          <w:rFonts w:ascii="Calibri" w:hAnsi="Calibri" w:cs="Calibri"/>
          <w:b w:val="0"/>
          <w:bCs w:val="0"/>
          <w:sz w:val="20"/>
          <w:szCs w:val="20"/>
        </w:rPr>
        <w:t>User should be able to define and maintain organizational  level standard metrics based on the Project Type, Process Model and Project Category</w:t>
      </w:r>
      <w:bookmarkEnd w:id="39"/>
    </w:p>
    <w:p w14:paraId="7AD12EDB" w14:textId="06469074" w:rsidR="00953DAB" w:rsidRPr="002353C5" w:rsidRDefault="009439DB" w:rsidP="0039027E">
      <w:pPr>
        <w:pStyle w:val="Heading1"/>
        <w:numPr>
          <w:ilvl w:val="3"/>
          <w:numId w:val="18"/>
        </w:numPr>
        <w:rPr>
          <w:rFonts w:ascii="Calibri" w:hAnsi="Calibri" w:cs="Calibri"/>
          <w:b w:val="0"/>
          <w:bCs w:val="0"/>
          <w:sz w:val="20"/>
          <w:szCs w:val="20"/>
        </w:rPr>
      </w:pPr>
      <w:bookmarkStart w:id="40" w:name="_Toc202469115"/>
      <w:r w:rsidRPr="002353C5">
        <w:rPr>
          <w:rFonts w:ascii="Calibri" w:hAnsi="Calibri" w:cs="Calibri"/>
          <w:b w:val="0"/>
          <w:bCs w:val="0"/>
          <w:sz w:val="20"/>
          <w:szCs w:val="20"/>
        </w:rPr>
        <w:t xml:space="preserve">Admin </w:t>
      </w:r>
      <w:r w:rsidR="00953DAB" w:rsidRPr="002353C5">
        <w:rPr>
          <w:rFonts w:ascii="Calibri" w:hAnsi="Calibri" w:cs="Calibri"/>
          <w:b w:val="0"/>
          <w:bCs w:val="0"/>
          <w:sz w:val="20"/>
          <w:szCs w:val="20"/>
        </w:rPr>
        <w:t>User should be able to set the parameters for the metrics.  Refer the  MetricsManagementSystem_Requirements.xlsx file for the fields required</w:t>
      </w:r>
      <w:bookmarkEnd w:id="40"/>
    </w:p>
    <w:p w14:paraId="45FF83CA" w14:textId="72544699" w:rsidR="00953DAB" w:rsidRPr="002353C5" w:rsidRDefault="0057435C" w:rsidP="0039027E">
      <w:pPr>
        <w:pStyle w:val="Heading1"/>
        <w:numPr>
          <w:ilvl w:val="3"/>
          <w:numId w:val="18"/>
        </w:numPr>
        <w:rPr>
          <w:rFonts w:ascii="Calibri" w:hAnsi="Calibri" w:cs="Calibri"/>
          <w:b w:val="0"/>
          <w:bCs w:val="0"/>
          <w:sz w:val="20"/>
          <w:szCs w:val="20"/>
        </w:rPr>
      </w:pPr>
      <w:bookmarkStart w:id="41" w:name="_Toc202469116"/>
      <w:r w:rsidRPr="002353C5">
        <w:rPr>
          <w:rFonts w:ascii="Calibri" w:hAnsi="Calibri" w:cs="Calibri"/>
          <w:b w:val="0"/>
          <w:bCs w:val="0"/>
          <w:sz w:val="20"/>
          <w:szCs w:val="20"/>
        </w:rPr>
        <w:t xml:space="preserve">Admin </w:t>
      </w:r>
      <w:r w:rsidR="00953DAB" w:rsidRPr="002353C5">
        <w:rPr>
          <w:rFonts w:ascii="Calibri" w:hAnsi="Calibri" w:cs="Calibri"/>
          <w:b w:val="0"/>
          <w:bCs w:val="0"/>
          <w:sz w:val="20"/>
          <w:szCs w:val="20"/>
        </w:rPr>
        <w:t>User should not be able to delete the metrics at organization level, if it is used at project level</w:t>
      </w:r>
      <w:bookmarkEnd w:id="41"/>
    </w:p>
    <w:p w14:paraId="766FBC83" w14:textId="26A8781C" w:rsidR="00953DAB" w:rsidRPr="001E7F9E" w:rsidRDefault="00953DAB" w:rsidP="00B25460">
      <w:pPr>
        <w:pStyle w:val="Heading1"/>
        <w:numPr>
          <w:ilvl w:val="2"/>
          <w:numId w:val="18"/>
        </w:numPr>
        <w:rPr>
          <w:rFonts w:ascii="Calibri" w:hAnsi="Calibri" w:cs="Calibri"/>
          <w:b w:val="0"/>
          <w:bCs w:val="0"/>
          <w:sz w:val="20"/>
          <w:szCs w:val="20"/>
        </w:rPr>
      </w:pPr>
      <w:bookmarkStart w:id="42" w:name="_Toc202469117"/>
      <w:r w:rsidRPr="001E7F9E">
        <w:rPr>
          <w:rFonts w:ascii="Calibri" w:hAnsi="Calibri" w:cs="Calibri"/>
          <w:sz w:val="20"/>
          <w:szCs w:val="20"/>
        </w:rPr>
        <w:t>Project Metrics</w:t>
      </w:r>
      <w:bookmarkEnd w:id="42"/>
    </w:p>
    <w:p w14:paraId="5EEB8443" w14:textId="2DBF6F21" w:rsidR="00C11E73" w:rsidRPr="006B0784" w:rsidRDefault="00953DAB" w:rsidP="006B0784">
      <w:pPr>
        <w:pStyle w:val="Heading1"/>
        <w:numPr>
          <w:ilvl w:val="3"/>
          <w:numId w:val="18"/>
        </w:numPr>
        <w:rPr>
          <w:rFonts w:ascii="Calibri" w:hAnsi="Calibri" w:cs="Calibri"/>
          <w:b w:val="0"/>
          <w:bCs w:val="0"/>
          <w:sz w:val="20"/>
          <w:szCs w:val="20"/>
        </w:rPr>
      </w:pPr>
      <w:bookmarkStart w:id="43" w:name="_Toc202469118"/>
      <w:r w:rsidRPr="002353C5">
        <w:rPr>
          <w:rFonts w:ascii="Calibri" w:hAnsi="Calibri" w:cs="Calibri"/>
          <w:b w:val="0"/>
          <w:bCs w:val="0"/>
          <w:sz w:val="20"/>
          <w:szCs w:val="20"/>
        </w:rPr>
        <w:t>Project Manager should be able to define project specific metrics based on organization metrics.  Parameters related to project specific metrics are defined i</w:t>
      </w:r>
      <w:r w:rsidR="006B0784">
        <w:rPr>
          <w:rFonts w:ascii="Calibri" w:hAnsi="Calibri" w:cs="Calibri"/>
          <w:b w:val="0"/>
          <w:bCs w:val="0"/>
          <w:sz w:val="20"/>
          <w:szCs w:val="20"/>
        </w:rPr>
        <w:t xml:space="preserve">n </w:t>
      </w:r>
      <w:r w:rsidR="00C11E73" w:rsidRPr="006B0784">
        <w:rPr>
          <w:rFonts w:ascii="Calibri" w:hAnsi="Calibri" w:cs="Calibri"/>
          <w:b w:val="0"/>
          <w:bCs w:val="0"/>
          <w:sz w:val="20"/>
          <w:szCs w:val="20"/>
        </w:rPr>
        <w:t>MetricsManagementSystem_Requirements.xlsx</w:t>
      </w:r>
      <w:bookmarkEnd w:id="43"/>
    </w:p>
    <w:p w14:paraId="0DB47399" w14:textId="77777777" w:rsidR="00953DAB" w:rsidRPr="002353C5" w:rsidRDefault="00953DAB" w:rsidP="0039027E">
      <w:pPr>
        <w:pStyle w:val="Heading1"/>
        <w:numPr>
          <w:ilvl w:val="3"/>
          <w:numId w:val="18"/>
        </w:numPr>
        <w:rPr>
          <w:rFonts w:ascii="Calibri" w:hAnsi="Calibri" w:cs="Calibri"/>
          <w:b w:val="0"/>
          <w:bCs w:val="0"/>
          <w:sz w:val="20"/>
          <w:szCs w:val="20"/>
        </w:rPr>
      </w:pPr>
      <w:bookmarkStart w:id="44" w:name="_Toc202469119"/>
      <w:r w:rsidRPr="002353C5">
        <w:rPr>
          <w:rFonts w:ascii="Calibri" w:hAnsi="Calibri" w:cs="Calibri"/>
          <w:b w:val="0"/>
          <w:bCs w:val="0"/>
          <w:sz w:val="20"/>
          <w:szCs w:val="20"/>
        </w:rPr>
        <w:t>Parameter values will be set based on the organization metrics and the same can be overridden at project level</w:t>
      </w:r>
      <w:bookmarkEnd w:id="44"/>
    </w:p>
    <w:p w14:paraId="5EC3637C" w14:textId="3992A470" w:rsidR="00953DAB" w:rsidRPr="002353C5" w:rsidRDefault="00C11E73" w:rsidP="0039027E">
      <w:pPr>
        <w:pStyle w:val="Heading1"/>
        <w:numPr>
          <w:ilvl w:val="3"/>
          <w:numId w:val="18"/>
        </w:numPr>
        <w:rPr>
          <w:rFonts w:ascii="Calibri" w:hAnsi="Calibri" w:cs="Calibri"/>
          <w:b w:val="0"/>
          <w:bCs w:val="0"/>
          <w:sz w:val="20"/>
          <w:szCs w:val="20"/>
        </w:rPr>
      </w:pPr>
      <w:bookmarkStart w:id="45" w:name="_Toc202469120"/>
      <w:r w:rsidRPr="002353C5">
        <w:rPr>
          <w:rFonts w:ascii="Calibri" w:hAnsi="Calibri" w:cs="Calibri"/>
          <w:b w:val="0"/>
          <w:bCs w:val="0"/>
          <w:sz w:val="20"/>
          <w:szCs w:val="20"/>
        </w:rPr>
        <w:t>System</w:t>
      </w:r>
      <w:r w:rsidR="00953DAB" w:rsidRPr="002353C5">
        <w:rPr>
          <w:rFonts w:ascii="Calibri" w:hAnsi="Calibri" w:cs="Calibri"/>
          <w:b w:val="0"/>
          <w:bCs w:val="0"/>
          <w:sz w:val="20"/>
          <w:szCs w:val="20"/>
        </w:rPr>
        <w:t xml:space="preserve"> should ensure that project metrics should have minimum number of metrics that needs to be defined for each metrics category</w:t>
      </w:r>
      <w:bookmarkEnd w:id="45"/>
    </w:p>
    <w:p w14:paraId="08CC8103" w14:textId="77777777" w:rsidR="00953DAB" w:rsidRPr="002353C5" w:rsidRDefault="00953DAB" w:rsidP="0039027E">
      <w:pPr>
        <w:pStyle w:val="Heading1"/>
        <w:numPr>
          <w:ilvl w:val="3"/>
          <w:numId w:val="18"/>
        </w:numPr>
        <w:rPr>
          <w:rFonts w:ascii="Calibri" w:hAnsi="Calibri" w:cs="Calibri"/>
          <w:b w:val="0"/>
          <w:bCs w:val="0"/>
          <w:sz w:val="20"/>
          <w:szCs w:val="20"/>
        </w:rPr>
      </w:pPr>
      <w:bookmarkStart w:id="46" w:name="_Toc202469121"/>
      <w:r w:rsidRPr="002353C5">
        <w:rPr>
          <w:rFonts w:ascii="Calibri" w:hAnsi="Calibri" w:cs="Calibri"/>
          <w:b w:val="0"/>
          <w:bCs w:val="0"/>
          <w:sz w:val="20"/>
          <w:szCs w:val="20"/>
        </w:rPr>
        <w:t>User should not be able to delete the metrics at project level, if the data for the metrics already submitted</w:t>
      </w:r>
      <w:bookmarkEnd w:id="46"/>
    </w:p>
    <w:p w14:paraId="287E1853" w14:textId="2E7558BF" w:rsidR="00953DAB" w:rsidRPr="002353C5" w:rsidRDefault="00953DAB" w:rsidP="0039027E">
      <w:pPr>
        <w:pStyle w:val="Heading1"/>
        <w:numPr>
          <w:ilvl w:val="3"/>
          <w:numId w:val="18"/>
        </w:numPr>
        <w:rPr>
          <w:rFonts w:ascii="Calibri" w:hAnsi="Calibri" w:cs="Calibri"/>
          <w:b w:val="0"/>
          <w:bCs w:val="0"/>
          <w:sz w:val="20"/>
          <w:szCs w:val="20"/>
        </w:rPr>
      </w:pPr>
      <w:bookmarkStart w:id="47" w:name="_Toc202469122"/>
      <w:r w:rsidRPr="002353C5">
        <w:rPr>
          <w:rFonts w:ascii="Calibri" w:hAnsi="Calibri" w:cs="Calibri"/>
          <w:b w:val="0"/>
          <w:bCs w:val="0"/>
          <w:sz w:val="20"/>
          <w:szCs w:val="20"/>
        </w:rPr>
        <w:t>There should be a review and approval process by DM</w:t>
      </w:r>
      <w:r w:rsidR="00B37FE5" w:rsidRPr="002353C5">
        <w:rPr>
          <w:rFonts w:ascii="Calibri" w:hAnsi="Calibri" w:cs="Calibri"/>
          <w:b w:val="0"/>
          <w:bCs w:val="0"/>
          <w:sz w:val="20"/>
          <w:szCs w:val="20"/>
        </w:rPr>
        <w:t xml:space="preserve"> and</w:t>
      </w:r>
      <w:r w:rsidR="005F7DFB" w:rsidRPr="002353C5">
        <w:rPr>
          <w:rFonts w:ascii="Calibri" w:hAnsi="Calibri" w:cs="Calibri"/>
          <w:b w:val="0"/>
          <w:bCs w:val="0"/>
          <w:sz w:val="20"/>
          <w:szCs w:val="20"/>
        </w:rPr>
        <w:t xml:space="preserve"> CST</w:t>
      </w:r>
      <w:r w:rsidRPr="002353C5">
        <w:rPr>
          <w:rFonts w:ascii="Calibri" w:hAnsi="Calibri" w:cs="Calibri"/>
          <w:b w:val="0"/>
          <w:bCs w:val="0"/>
          <w:sz w:val="20"/>
          <w:szCs w:val="20"/>
        </w:rPr>
        <w:t xml:space="preserve"> for project metrics defined by </w:t>
      </w:r>
      <w:r w:rsidR="00B37FE5" w:rsidRPr="002353C5">
        <w:rPr>
          <w:rFonts w:ascii="Calibri" w:hAnsi="Calibri" w:cs="Calibri"/>
          <w:b w:val="0"/>
          <w:bCs w:val="0"/>
          <w:sz w:val="20"/>
          <w:szCs w:val="20"/>
        </w:rPr>
        <w:t xml:space="preserve">the </w:t>
      </w:r>
      <w:r w:rsidRPr="002353C5">
        <w:rPr>
          <w:rFonts w:ascii="Calibri" w:hAnsi="Calibri" w:cs="Calibri"/>
          <w:b w:val="0"/>
          <w:bCs w:val="0"/>
          <w:sz w:val="20"/>
          <w:szCs w:val="20"/>
        </w:rPr>
        <w:t>project manager.</w:t>
      </w:r>
      <w:bookmarkEnd w:id="47"/>
      <w:r w:rsidRPr="002353C5">
        <w:rPr>
          <w:rFonts w:ascii="Calibri" w:hAnsi="Calibri" w:cs="Calibri"/>
          <w:b w:val="0"/>
          <w:bCs w:val="0"/>
          <w:sz w:val="20"/>
          <w:szCs w:val="20"/>
        </w:rPr>
        <w:t xml:space="preserve"> </w:t>
      </w:r>
    </w:p>
    <w:p w14:paraId="4C36A9BE" w14:textId="77777777" w:rsidR="002353C5" w:rsidRDefault="002353C5" w:rsidP="00953DAB">
      <w:pPr>
        <w:ind w:left="1440"/>
        <w:rPr>
          <w:rFonts w:ascii="Calibri" w:hAnsi="Calibri" w:cs="Calibri"/>
          <w:sz w:val="20"/>
          <w:szCs w:val="20"/>
        </w:rPr>
      </w:pPr>
    </w:p>
    <w:p w14:paraId="0877DF87" w14:textId="0AAA8ED8" w:rsidR="00953DAB" w:rsidRPr="001E7F9E" w:rsidRDefault="00953DAB" w:rsidP="00953DAB">
      <w:pPr>
        <w:ind w:left="1440"/>
        <w:rPr>
          <w:rFonts w:ascii="Calibri" w:hAnsi="Calibri" w:cs="Calibri"/>
          <w:sz w:val="20"/>
          <w:szCs w:val="20"/>
        </w:rPr>
      </w:pPr>
      <w:r w:rsidRPr="001E7F9E">
        <w:rPr>
          <w:rFonts w:ascii="Calibri" w:hAnsi="Calibri" w:cs="Calibri"/>
          <w:sz w:val="20"/>
          <w:szCs w:val="20"/>
        </w:rPr>
        <w:t>Refer the  MetricsManagementSystem_Requirements.xlsx file for the fields required</w:t>
      </w:r>
    </w:p>
    <w:p w14:paraId="0D880545" w14:textId="77777777" w:rsidR="00642E88" w:rsidRDefault="00642E88" w:rsidP="00953DAB">
      <w:pPr>
        <w:ind w:left="1440"/>
        <w:rPr>
          <w:rFonts w:ascii="Calibri" w:hAnsi="Calibri" w:cs="Calibri"/>
          <w:sz w:val="20"/>
          <w:szCs w:val="20"/>
        </w:rPr>
      </w:pPr>
    </w:p>
    <w:p w14:paraId="50F96528" w14:textId="77777777" w:rsidR="002353C5" w:rsidRPr="001E7F9E" w:rsidRDefault="002353C5" w:rsidP="00953DAB">
      <w:pPr>
        <w:ind w:left="1440"/>
        <w:rPr>
          <w:rFonts w:ascii="Calibri" w:hAnsi="Calibri" w:cs="Calibri"/>
          <w:sz w:val="20"/>
          <w:szCs w:val="20"/>
        </w:rPr>
      </w:pPr>
    </w:p>
    <w:p w14:paraId="79C6FA6F" w14:textId="2FBF7FB7" w:rsidR="00953DAB" w:rsidRPr="001E7F9E" w:rsidRDefault="00953DAB" w:rsidP="00A96884">
      <w:pPr>
        <w:pStyle w:val="Heading1"/>
        <w:numPr>
          <w:ilvl w:val="1"/>
          <w:numId w:val="18"/>
        </w:numPr>
        <w:ind w:left="432"/>
        <w:rPr>
          <w:rFonts w:ascii="Calibri" w:hAnsi="Calibri" w:cs="Calibri"/>
          <w:sz w:val="20"/>
          <w:szCs w:val="20"/>
        </w:rPr>
      </w:pPr>
      <w:bookmarkStart w:id="48" w:name="_Toc202469123"/>
      <w:r w:rsidRPr="001E7F9E">
        <w:rPr>
          <w:rFonts w:ascii="Calibri" w:hAnsi="Calibri" w:cs="Calibri"/>
          <w:sz w:val="20"/>
          <w:szCs w:val="20"/>
        </w:rPr>
        <w:lastRenderedPageBreak/>
        <w:t xml:space="preserve">Metrics </w:t>
      </w:r>
      <w:r w:rsidR="00292345" w:rsidRPr="001E7F9E">
        <w:rPr>
          <w:rFonts w:ascii="Calibri" w:hAnsi="Calibri" w:cs="Calibri"/>
          <w:sz w:val="20"/>
          <w:szCs w:val="20"/>
        </w:rPr>
        <w:t xml:space="preserve">data </w:t>
      </w:r>
      <w:r w:rsidR="00AC3B45" w:rsidRPr="001E7F9E">
        <w:rPr>
          <w:rFonts w:ascii="Calibri" w:hAnsi="Calibri" w:cs="Calibri"/>
          <w:sz w:val="20"/>
          <w:szCs w:val="20"/>
        </w:rPr>
        <w:t>collection</w:t>
      </w:r>
      <w:bookmarkEnd w:id="48"/>
    </w:p>
    <w:p w14:paraId="508FBDB1" w14:textId="3F653580" w:rsidR="00A41B81" w:rsidRPr="00793A59" w:rsidRDefault="00012F0A" w:rsidP="00642E88">
      <w:pPr>
        <w:pStyle w:val="Heading1"/>
        <w:numPr>
          <w:ilvl w:val="2"/>
          <w:numId w:val="18"/>
        </w:numPr>
        <w:rPr>
          <w:rFonts w:ascii="Calibri" w:hAnsi="Calibri" w:cs="Calibri"/>
          <w:sz w:val="20"/>
          <w:szCs w:val="20"/>
        </w:rPr>
      </w:pPr>
      <w:bookmarkStart w:id="49" w:name="_Toc202469124"/>
      <w:r w:rsidRPr="001E7F9E">
        <w:rPr>
          <w:rFonts w:ascii="Calibri" w:hAnsi="Calibri" w:cs="Calibri"/>
          <w:sz w:val="20"/>
          <w:szCs w:val="20"/>
        </w:rPr>
        <w:t>Data</w:t>
      </w:r>
      <w:r w:rsidRPr="001E7F9E">
        <w:rPr>
          <w:rFonts w:ascii="Calibri" w:eastAsia="Calibri" w:hAnsi="Calibri" w:cs="Calibri"/>
          <w:sz w:val="20"/>
          <w:szCs w:val="20"/>
        </w:rPr>
        <w:t xml:space="preserve"> </w:t>
      </w:r>
      <w:r w:rsidRPr="00A96884">
        <w:rPr>
          <w:rFonts w:ascii="Calibri" w:hAnsi="Calibri" w:cs="Calibri"/>
          <w:sz w:val="20"/>
          <w:szCs w:val="20"/>
        </w:rPr>
        <w:t>Collection</w:t>
      </w:r>
      <w:r w:rsidR="0099002E">
        <w:rPr>
          <w:rFonts w:ascii="Calibri" w:hAnsi="Calibri" w:cs="Calibri"/>
          <w:sz w:val="20"/>
          <w:szCs w:val="20"/>
        </w:rPr>
        <w:t xml:space="preserve"> and </w:t>
      </w:r>
      <w:r w:rsidR="00DE57DD">
        <w:rPr>
          <w:rFonts w:ascii="Calibri" w:hAnsi="Calibri" w:cs="Calibri"/>
          <w:sz w:val="20"/>
          <w:szCs w:val="20"/>
        </w:rPr>
        <w:t>Metrics C</w:t>
      </w:r>
      <w:r w:rsidR="0099002E">
        <w:rPr>
          <w:rFonts w:ascii="Calibri" w:hAnsi="Calibri" w:cs="Calibri"/>
          <w:sz w:val="20"/>
          <w:szCs w:val="20"/>
        </w:rPr>
        <w:t>omputation</w:t>
      </w:r>
      <w:r w:rsidR="00825A36" w:rsidRPr="001E7F9E">
        <w:rPr>
          <w:rFonts w:ascii="Calibri" w:eastAsia="Calibri" w:hAnsi="Calibri" w:cs="Calibri"/>
          <w:sz w:val="20"/>
          <w:szCs w:val="20"/>
        </w:rPr>
        <w:t xml:space="preserve"> in App</w:t>
      </w:r>
      <w:bookmarkEnd w:id="49"/>
    </w:p>
    <w:p w14:paraId="61825D99" w14:textId="000C3563" w:rsidR="00953DAB" w:rsidRPr="006D10FC" w:rsidRDefault="00953DAB" w:rsidP="006D10FC">
      <w:pPr>
        <w:pStyle w:val="Heading1"/>
        <w:numPr>
          <w:ilvl w:val="3"/>
          <w:numId w:val="18"/>
        </w:numPr>
        <w:rPr>
          <w:rFonts w:ascii="Calibri" w:hAnsi="Calibri" w:cs="Calibri"/>
          <w:b w:val="0"/>
          <w:bCs w:val="0"/>
          <w:sz w:val="20"/>
          <w:szCs w:val="20"/>
        </w:rPr>
      </w:pPr>
      <w:bookmarkStart w:id="50" w:name="_Toc202469125"/>
      <w:r w:rsidRPr="006D10FC">
        <w:rPr>
          <w:rFonts w:ascii="Calibri" w:hAnsi="Calibri" w:cs="Calibri"/>
          <w:b w:val="0"/>
          <w:bCs w:val="0"/>
          <w:sz w:val="20"/>
          <w:szCs w:val="20"/>
        </w:rPr>
        <w:t>There should be an interface to provision user (either PM or delegated persons) to enter/update data for each of the measures defined in metrics formula for the defined frequency</w:t>
      </w:r>
      <w:r w:rsidR="00507939" w:rsidRPr="006D10FC">
        <w:rPr>
          <w:rFonts w:ascii="Calibri" w:hAnsi="Calibri" w:cs="Calibri"/>
          <w:b w:val="0"/>
          <w:bCs w:val="0"/>
          <w:sz w:val="20"/>
          <w:szCs w:val="20"/>
        </w:rPr>
        <w:t>/phase</w:t>
      </w:r>
      <w:r w:rsidRPr="006D10FC">
        <w:rPr>
          <w:rFonts w:ascii="Calibri" w:hAnsi="Calibri" w:cs="Calibri"/>
          <w:b w:val="0"/>
          <w:bCs w:val="0"/>
          <w:sz w:val="20"/>
          <w:szCs w:val="20"/>
        </w:rPr>
        <w:t xml:space="preserve"> and duration</w:t>
      </w:r>
      <w:bookmarkEnd w:id="50"/>
    </w:p>
    <w:p w14:paraId="614D985D" w14:textId="77777777" w:rsidR="00953DAB" w:rsidRPr="006D10FC" w:rsidRDefault="00953DAB" w:rsidP="006D10FC">
      <w:pPr>
        <w:pStyle w:val="Heading1"/>
        <w:numPr>
          <w:ilvl w:val="3"/>
          <w:numId w:val="18"/>
        </w:numPr>
        <w:rPr>
          <w:rFonts w:ascii="Calibri" w:hAnsi="Calibri" w:cs="Calibri"/>
          <w:b w:val="0"/>
          <w:bCs w:val="0"/>
          <w:sz w:val="20"/>
          <w:szCs w:val="20"/>
        </w:rPr>
      </w:pPr>
      <w:bookmarkStart w:id="51" w:name="_Toc202469126"/>
      <w:r w:rsidRPr="006D10FC">
        <w:rPr>
          <w:rFonts w:ascii="Calibri" w:hAnsi="Calibri" w:cs="Calibri"/>
          <w:b w:val="0"/>
          <w:bCs w:val="0"/>
          <w:sz w:val="20"/>
          <w:szCs w:val="20"/>
        </w:rPr>
        <w:t>On submission of data, metrics to be automatically computed as per the formula</w:t>
      </w:r>
      <w:bookmarkEnd w:id="51"/>
    </w:p>
    <w:p w14:paraId="78DB0332" w14:textId="239223B5" w:rsidR="00953DAB" w:rsidRPr="006D10FC" w:rsidRDefault="00953DAB" w:rsidP="006D10FC">
      <w:pPr>
        <w:pStyle w:val="Heading1"/>
        <w:numPr>
          <w:ilvl w:val="3"/>
          <w:numId w:val="18"/>
        </w:numPr>
        <w:rPr>
          <w:rFonts w:ascii="Calibri" w:hAnsi="Calibri" w:cs="Calibri"/>
          <w:b w:val="0"/>
          <w:bCs w:val="0"/>
          <w:sz w:val="20"/>
          <w:szCs w:val="20"/>
        </w:rPr>
      </w:pPr>
      <w:bookmarkStart w:id="52" w:name="_Toc202469127"/>
      <w:r w:rsidRPr="006D10FC">
        <w:rPr>
          <w:rFonts w:ascii="Calibri" w:hAnsi="Calibri" w:cs="Calibri"/>
          <w:b w:val="0"/>
          <w:bCs w:val="0"/>
          <w:sz w:val="20"/>
          <w:szCs w:val="20"/>
        </w:rPr>
        <w:t xml:space="preserve">RAG rating to be derived based on the metric intent, Target, LSL and USL </w:t>
      </w:r>
      <w:r w:rsidR="00C155A0" w:rsidRPr="006D10FC">
        <w:rPr>
          <w:rFonts w:ascii="Calibri" w:hAnsi="Calibri" w:cs="Calibri"/>
          <w:b w:val="0"/>
          <w:bCs w:val="0"/>
          <w:sz w:val="20"/>
          <w:szCs w:val="20"/>
        </w:rPr>
        <w:t xml:space="preserve">for </w:t>
      </w:r>
      <w:r w:rsidR="00561A12" w:rsidRPr="006D10FC">
        <w:rPr>
          <w:rFonts w:ascii="Calibri" w:hAnsi="Calibri" w:cs="Calibri"/>
          <w:b w:val="0"/>
          <w:bCs w:val="0"/>
          <w:sz w:val="20"/>
          <w:szCs w:val="20"/>
        </w:rPr>
        <w:t xml:space="preserve">the </w:t>
      </w:r>
      <w:r w:rsidR="00C155A0" w:rsidRPr="006D10FC">
        <w:rPr>
          <w:rFonts w:ascii="Calibri" w:hAnsi="Calibri" w:cs="Calibri"/>
          <w:b w:val="0"/>
          <w:bCs w:val="0"/>
          <w:sz w:val="20"/>
          <w:szCs w:val="20"/>
        </w:rPr>
        <w:t>reporting frequency</w:t>
      </w:r>
      <w:bookmarkEnd w:id="52"/>
    </w:p>
    <w:p w14:paraId="39305299" w14:textId="69942B98" w:rsidR="00B37FE5" w:rsidRPr="006D10FC" w:rsidRDefault="00953DAB" w:rsidP="006D10FC">
      <w:pPr>
        <w:pStyle w:val="Heading1"/>
        <w:numPr>
          <w:ilvl w:val="3"/>
          <w:numId w:val="18"/>
        </w:numPr>
        <w:rPr>
          <w:rFonts w:ascii="Calibri" w:hAnsi="Calibri" w:cs="Calibri"/>
          <w:b w:val="0"/>
          <w:bCs w:val="0"/>
          <w:sz w:val="20"/>
          <w:szCs w:val="20"/>
        </w:rPr>
      </w:pPr>
      <w:bookmarkStart w:id="53" w:name="_Toc202469128"/>
      <w:r w:rsidRPr="006D10FC">
        <w:rPr>
          <w:rFonts w:ascii="Calibri" w:hAnsi="Calibri" w:cs="Calibri"/>
          <w:b w:val="0"/>
          <w:bCs w:val="0"/>
          <w:sz w:val="20"/>
          <w:szCs w:val="20"/>
        </w:rPr>
        <w:t>Analysis comments to be captured by PM for each of the metrics depending on the RAG status</w:t>
      </w:r>
      <w:bookmarkEnd w:id="53"/>
    </w:p>
    <w:p w14:paraId="4C22A347" w14:textId="7D283AB0" w:rsidR="00953DAB" w:rsidRPr="002010EF" w:rsidRDefault="00B37FE5" w:rsidP="002010EF">
      <w:pPr>
        <w:pStyle w:val="Heading1"/>
        <w:numPr>
          <w:ilvl w:val="3"/>
          <w:numId w:val="18"/>
        </w:numPr>
        <w:rPr>
          <w:rFonts w:ascii="Calibri" w:hAnsi="Calibri" w:cs="Calibri"/>
          <w:b w:val="0"/>
          <w:bCs w:val="0"/>
          <w:sz w:val="20"/>
          <w:szCs w:val="20"/>
        </w:rPr>
      </w:pPr>
      <w:bookmarkStart w:id="54" w:name="_Toc202469129"/>
      <w:r w:rsidRPr="002010EF">
        <w:rPr>
          <w:rFonts w:ascii="Calibri" w:hAnsi="Calibri" w:cs="Calibri"/>
          <w:b w:val="0"/>
          <w:bCs w:val="0"/>
          <w:sz w:val="20"/>
          <w:szCs w:val="20"/>
        </w:rPr>
        <w:t>System should compute o</w:t>
      </w:r>
      <w:r w:rsidR="00953DAB" w:rsidRPr="002010EF">
        <w:rPr>
          <w:rFonts w:ascii="Calibri" w:hAnsi="Calibri" w:cs="Calibri"/>
          <w:b w:val="0"/>
          <w:bCs w:val="0"/>
          <w:sz w:val="20"/>
          <w:szCs w:val="20"/>
        </w:rPr>
        <w:t>verall RAG status for the project metrics reporting frequency to be computed based on the RAG status of all the metrics.</w:t>
      </w:r>
      <w:bookmarkEnd w:id="54"/>
      <w:r w:rsidR="00953DAB" w:rsidRPr="002010EF">
        <w:rPr>
          <w:rFonts w:ascii="Calibri" w:hAnsi="Calibri" w:cs="Calibri"/>
          <w:b w:val="0"/>
          <w:bCs w:val="0"/>
          <w:sz w:val="20"/>
          <w:szCs w:val="20"/>
        </w:rPr>
        <w:t xml:space="preserve">  </w:t>
      </w:r>
    </w:p>
    <w:p w14:paraId="67DEB7DA" w14:textId="77777777" w:rsidR="00953DAB" w:rsidRPr="002010EF" w:rsidRDefault="00953DAB" w:rsidP="002010EF">
      <w:pPr>
        <w:pStyle w:val="Heading1"/>
        <w:numPr>
          <w:ilvl w:val="3"/>
          <w:numId w:val="18"/>
        </w:numPr>
        <w:rPr>
          <w:rFonts w:ascii="Calibri" w:hAnsi="Calibri" w:cs="Calibri"/>
          <w:b w:val="0"/>
          <w:bCs w:val="0"/>
          <w:sz w:val="20"/>
          <w:szCs w:val="20"/>
        </w:rPr>
      </w:pPr>
      <w:bookmarkStart w:id="55" w:name="_Toc202469130"/>
      <w:r w:rsidRPr="002010EF">
        <w:rPr>
          <w:rFonts w:ascii="Calibri" w:hAnsi="Calibri" w:cs="Calibri"/>
          <w:b w:val="0"/>
          <w:bCs w:val="0"/>
          <w:sz w:val="20"/>
          <w:szCs w:val="20"/>
        </w:rPr>
        <w:t>If any one metrics RAG is “Red”, then overall RAG should be “Red”, if any one metrics RAG is “Amber”, then overall RAG should be “Amber” else it should be “Green”</w:t>
      </w:r>
      <w:bookmarkEnd w:id="55"/>
    </w:p>
    <w:p w14:paraId="664016F6" w14:textId="7A34FA54" w:rsidR="00953DAB" w:rsidRPr="002010EF" w:rsidRDefault="00953DAB" w:rsidP="002010EF">
      <w:pPr>
        <w:pStyle w:val="Heading1"/>
        <w:numPr>
          <w:ilvl w:val="3"/>
          <w:numId w:val="18"/>
        </w:numPr>
        <w:rPr>
          <w:rFonts w:ascii="Calibri" w:hAnsi="Calibri" w:cs="Calibri"/>
          <w:b w:val="0"/>
          <w:bCs w:val="0"/>
          <w:sz w:val="20"/>
          <w:szCs w:val="20"/>
        </w:rPr>
      </w:pPr>
      <w:bookmarkStart w:id="56" w:name="_Toc202469131"/>
      <w:r w:rsidRPr="002010EF">
        <w:rPr>
          <w:rFonts w:ascii="Calibri" w:hAnsi="Calibri" w:cs="Calibri"/>
          <w:b w:val="0"/>
          <w:bCs w:val="0"/>
          <w:sz w:val="20"/>
          <w:szCs w:val="20"/>
        </w:rPr>
        <w:t xml:space="preserve">PM should be able to </w:t>
      </w:r>
      <w:r w:rsidR="000B5B19" w:rsidRPr="002010EF">
        <w:rPr>
          <w:rFonts w:ascii="Calibri" w:hAnsi="Calibri" w:cs="Calibri"/>
          <w:b w:val="0"/>
          <w:bCs w:val="0"/>
          <w:sz w:val="20"/>
          <w:szCs w:val="20"/>
        </w:rPr>
        <w:t xml:space="preserve">give </w:t>
      </w:r>
      <w:r w:rsidRPr="002010EF">
        <w:rPr>
          <w:rFonts w:ascii="Calibri" w:hAnsi="Calibri" w:cs="Calibri"/>
          <w:b w:val="0"/>
          <w:bCs w:val="0"/>
          <w:sz w:val="20"/>
          <w:szCs w:val="20"/>
        </w:rPr>
        <w:t xml:space="preserve">overall RAG status based on PMs perception and provide overall RAG comments.  This should be captured in a separate field.   Computed RAG status should not be allowed </w:t>
      </w:r>
      <w:r w:rsidR="00507939" w:rsidRPr="002010EF">
        <w:rPr>
          <w:rFonts w:ascii="Calibri" w:hAnsi="Calibri" w:cs="Calibri"/>
          <w:b w:val="0"/>
          <w:bCs w:val="0"/>
          <w:sz w:val="20"/>
          <w:szCs w:val="20"/>
        </w:rPr>
        <w:t xml:space="preserve">to </w:t>
      </w:r>
      <w:r w:rsidRPr="002010EF">
        <w:rPr>
          <w:rFonts w:ascii="Calibri" w:hAnsi="Calibri" w:cs="Calibri"/>
          <w:b w:val="0"/>
          <w:bCs w:val="0"/>
          <w:sz w:val="20"/>
          <w:szCs w:val="20"/>
        </w:rPr>
        <w:t>override</w:t>
      </w:r>
      <w:bookmarkEnd w:id="56"/>
    </w:p>
    <w:p w14:paraId="61FCCB7B" w14:textId="209AED07" w:rsidR="00953DAB" w:rsidRPr="00722131" w:rsidRDefault="00953DAB" w:rsidP="002010EF">
      <w:pPr>
        <w:pStyle w:val="Heading1"/>
        <w:numPr>
          <w:ilvl w:val="3"/>
          <w:numId w:val="18"/>
        </w:numPr>
        <w:rPr>
          <w:rFonts w:ascii="Calibri" w:hAnsi="Calibri" w:cs="Calibri"/>
          <w:sz w:val="20"/>
          <w:szCs w:val="20"/>
        </w:rPr>
      </w:pPr>
      <w:bookmarkStart w:id="57" w:name="_Toc202469132"/>
      <w:r w:rsidRPr="002010EF">
        <w:rPr>
          <w:rFonts w:ascii="Calibri" w:hAnsi="Calibri" w:cs="Calibri"/>
          <w:b w:val="0"/>
          <w:bCs w:val="0"/>
          <w:sz w:val="20"/>
          <w:szCs w:val="20"/>
        </w:rPr>
        <w:t>Log of RAG status changes to be maintained</w:t>
      </w:r>
      <w:bookmarkEnd w:id="57"/>
    </w:p>
    <w:p w14:paraId="472EC5DF" w14:textId="14E141FA" w:rsidR="00012F0A" w:rsidRPr="00793A59" w:rsidRDefault="00012F0A" w:rsidP="00793A59">
      <w:pPr>
        <w:pStyle w:val="Heading1"/>
        <w:numPr>
          <w:ilvl w:val="2"/>
          <w:numId w:val="18"/>
        </w:numPr>
        <w:rPr>
          <w:rFonts w:ascii="Calibri" w:hAnsi="Calibri" w:cs="Calibri"/>
          <w:sz w:val="20"/>
          <w:szCs w:val="20"/>
        </w:rPr>
      </w:pPr>
      <w:bookmarkStart w:id="58" w:name="_Toc202469133"/>
      <w:r w:rsidRPr="008C33E1">
        <w:rPr>
          <w:rFonts w:ascii="Calibri" w:eastAsia="Calibri" w:hAnsi="Calibri" w:cs="Calibri"/>
          <w:color w:val="262626"/>
          <w:kern w:val="24"/>
          <w:sz w:val="20"/>
          <w:szCs w:val="20"/>
        </w:rPr>
        <w:t xml:space="preserve">Data </w:t>
      </w:r>
      <w:r w:rsidRPr="008C33E1">
        <w:rPr>
          <w:rFonts w:ascii="Calibri" w:hAnsi="Calibri" w:cs="Calibri"/>
          <w:sz w:val="20"/>
          <w:szCs w:val="20"/>
        </w:rPr>
        <w:t>Collection</w:t>
      </w:r>
      <w:r w:rsidRPr="008C33E1">
        <w:rPr>
          <w:rFonts w:ascii="Calibri" w:eastAsia="Calibri" w:hAnsi="Calibri" w:cs="Calibri"/>
          <w:color w:val="262626"/>
          <w:kern w:val="24"/>
          <w:sz w:val="20"/>
          <w:szCs w:val="20"/>
        </w:rPr>
        <w:t xml:space="preserve"> (integration with the external systems)</w:t>
      </w:r>
      <w:bookmarkEnd w:id="58"/>
    </w:p>
    <w:p w14:paraId="1F9A7C7B" w14:textId="006F4175" w:rsidR="00012F0A" w:rsidRPr="002010EF" w:rsidRDefault="00012F0A" w:rsidP="002010EF">
      <w:pPr>
        <w:pStyle w:val="Heading1"/>
        <w:numPr>
          <w:ilvl w:val="3"/>
          <w:numId w:val="18"/>
        </w:numPr>
        <w:rPr>
          <w:rFonts w:ascii="Calibri" w:hAnsi="Calibri" w:cs="Calibri"/>
          <w:b w:val="0"/>
          <w:bCs w:val="0"/>
          <w:sz w:val="20"/>
          <w:szCs w:val="20"/>
        </w:rPr>
      </w:pPr>
      <w:bookmarkStart w:id="59" w:name="_Toc202469134"/>
      <w:r w:rsidRPr="002010EF">
        <w:rPr>
          <w:rFonts w:ascii="Calibri" w:eastAsia="Calibri" w:hAnsi="Calibri" w:cs="Calibri"/>
          <w:b w:val="0"/>
          <w:bCs w:val="0"/>
          <w:color w:val="262626"/>
          <w:kern w:val="24"/>
          <w:sz w:val="20"/>
          <w:szCs w:val="20"/>
        </w:rPr>
        <w:t>Identify and integrate data sources such as databases, applications and APIs.  Support various data formats (CSV, JSON, XML) for seamless data integration. Enable real-time data collection for immediate insights and responsiveness.</w:t>
      </w:r>
      <w:bookmarkEnd w:id="59"/>
    </w:p>
    <w:p w14:paraId="1DFA1A86" w14:textId="77777777" w:rsidR="00566BDA" w:rsidRPr="001E7F9E" w:rsidRDefault="00566BDA" w:rsidP="008C33E1">
      <w:pPr>
        <w:pStyle w:val="Heading1"/>
        <w:numPr>
          <w:ilvl w:val="2"/>
          <w:numId w:val="18"/>
        </w:numPr>
        <w:rPr>
          <w:rFonts w:ascii="Calibri" w:hAnsi="Calibri" w:cs="Calibri"/>
          <w:sz w:val="20"/>
          <w:szCs w:val="20"/>
        </w:rPr>
      </w:pPr>
      <w:bookmarkStart w:id="60" w:name="_Toc202469135"/>
      <w:r w:rsidRPr="008C33E1">
        <w:rPr>
          <w:rFonts w:ascii="Calibri" w:eastAsia="Calibri" w:hAnsi="Calibri" w:cs="Calibri"/>
          <w:color w:val="262626"/>
          <w:kern w:val="24"/>
          <w:sz w:val="20"/>
          <w:szCs w:val="20"/>
        </w:rPr>
        <w:t>Integration</w:t>
      </w:r>
      <w:r w:rsidRPr="001E7F9E">
        <w:rPr>
          <w:rFonts w:ascii="Calibri" w:hAnsi="Calibri" w:cs="Calibri"/>
          <w:sz w:val="20"/>
          <w:szCs w:val="20"/>
        </w:rPr>
        <w:t xml:space="preserve"> &amp; Compatibility:</w:t>
      </w:r>
      <w:bookmarkEnd w:id="60"/>
      <w:r w:rsidRPr="001E7F9E">
        <w:rPr>
          <w:rFonts w:ascii="Calibri" w:hAnsi="Calibri" w:cs="Calibri"/>
          <w:sz w:val="20"/>
          <w:szCs w:val="20"/>
        </w:rPr>
        <w:t xml:space="preserve"> </w:t>
      </w:r>
    </w:p>
    <w:p w14:paraId="09375551" w14:textId="00BAEBF1" w:rsidR="00566BDA" w:rsidRPr="002010EF" w:rsidRDefault="00566BDA" w:rsidP="002010EF">
      <w:pPr>
        <w:pStyle w:val="Heading1"/>
        <w:numPr>
          <w:ilvl w:val="3"/>
          <w:numId w:val="18"/>
        </w:numPr>
        <w:rPr>
          <w:rFonts w:ascii="Calibri" w:eastAsia="Calibri" w:hAnsi="Calibri" w:cs="Calibri"/>
          <w:b w:val="0"/>
          <w:bCs w:val="0"/>
          <w:color w:val="262626"/>
          <w:kern w:val="24"/>
          <w:sz w:val="20"/>
          <w:szCs w:val="20"/>
        </w:rPr>
      </w:pPr>
      <w:bookmarkStart w:id="61" w:name="_Toc202469136"/>
      <w:r w:rsidRPr="002010EF">
        <w:rPr>
          <w:rFonts w:ascii="Calibri" w:eastAsia="Calibri" w:hAnsi="Calibri" w:cs="Calibri"/>
          <w:b w:val="0"/>
          <w:bCs w:val="0"/>
          <w:color w:val="262626"/>
          <w:kern w:val="24"/>
          <w:sz w:val="20"/>
          <w:szCs w:val="20"/>
        </w:rPr>
        <w:t>Integrate with external tools and platforms (e.g., ALM, CRM, ERP systems) for seamless data flow. Offer APIs for custom integrations and data retrieval. Ability to maintain large datasets</w:t>
      </w:r>
      <w:bookmarkEnd w:id="61"/>
    </w:p>
    <w:p w14:paraId="3A1721D3" w14:textId="583EBA2F" w:rsidR="00953DAB" w:rsidRPr="001E7F9E" w:rsidRDefault="00953DAB" w:rsidP="00742FAE">
      <w:pPr>
        <w:pStyle w:val="Heading1"/>
        <w:numPr>
          <w:ilvl w:val="1"/>
          <w:numId w:val="18"/>
        </w:numPr>
        <w:ind w:left="432"/>
        <w:rPr>
          <w:rFonts w:ascii="Calibri" w:hAnsi="Calibri" w:cs="Calibri"/>
          <w:sz w:val="20"/>
          <w:szCs w:val="20"/>
        </w:rPr>
      </w:pPr>
      <w:bookmarkStart w:id="62" w:name="_Toc202469137"/>
      <w:r w:rsidRPr="001E7F9E">
        <w:rPr>
          <w:rFonts w:ascii="Calibri" w:hAnsi="Calibri" w:cs="Calibri"/>
          <w:sz w:val="20"/>
          <w:szCs w:val="20"/>
        </w:rPr>
        <w:t xml:space="preserve">Metrics </w:t>
      </w:r>
      <w:r w:rsidR="00E027E9" w:rsidRPr="001E7F9E">
        <w:rPr>
          <w:rFonts w:ascii="Calibri" w:hAnsi="Calibri" w:cs="Calibri"/>
          <w:sz w:val="20"/>
          <w:szCs w:val="20"/>
        </w:rPr>
        <w:t>Monitoring</w:t>
      </w:r>
      <w:r w:rsidR="00EC30EA">
        <w:rPr>
          <w:rFonts w:ascii="Calibri" w:hAnsi="Calibri" w:cs="Calibri"/>
          <w:sz w:val="20"/>
          <w:szCs w:val="20"/>
        </w:rPr>
        <w:t xml:space="preserve"> and Governance</w:t>
      </w:r>
      <w:bookmarkEnd w:id="62"/>
    </w:p>
    <w:p w14:paraId="059F9C8F" w14:textId="6A2C6EEE" w:rsidR="00E93310" w:rsidRPr="001E7F9E" w:rsidRDefault="00E93310" w:rsidP="00742FAE">
      <w:pPr>
        <w:pStyle w:val="Heading1"/>
        <w:numPr>
          <w:ilvl w:val="2"/>
          <w:numId w:val="18"/>
        </w:numPr>
        <w:rPr>
          <w:rFonts w:ascii="Calibri" w:hAnsi="Calibri" w:cs="Calibri"/>
          <w:sz w:val="20"/>
          <w:szCs w:val="20"/>
        </w:rPr>
      </w:pPr>
      <w:bookmarkStart w:id="63" w:name="_Toc202469138"/>
      <w:r w:rsidRPr="001E7F9E">
        <w:rPr>
          <w:rFonts w:ascii="Calibri" w:hAnsi="Calibri" w:cs="Calibri"/>
          <w:sz w:val="20"/>
          <w:szCs w:val="20"/>
        </w:rPr>
        <w:t>Metrics Review</w:t>
      </w:r>
      <w:bookmarkEnd w:id="63"/>
    </w:p>
    <w:p w14:paraId="5FFC92B5" w14:textId="56C94CDC" w:rsidR="00953DAB" w:rsidRPr="002010EF" w:rsidRDefault="00953DAB" w:rsidP="002010EF">
      <w:pPr>
        <w:pStyle w:val="Heading1"/>
        <w:numPr>
          <w:ilvl w:val="3"/>
          <w:numId w:val="18"/>
        </w:numPr>
        <w:rPr>
          <w:rFonts w:ascii="Calibri" w:hAnsi="Calibri" w:cs="Calibri"/>
          <w:b w:val="0"/>
          <w:bCs w:val="0"/>
          <w:sz w:val="20"/>
          <w:szCs w:val="20"/>
        </w:rPr>
      </w:pPr>
      <w:bookmarkStart w:id="64" w:name="_Toc202469139"/>
      <w:r w:rsidRPr="002010EF">
        <w:rPr>
          <w:rFonts w:ascii="Calibri" w:hAnsi="Calibri" w:cs="Calibri"/>
          <w:b w:val="0"/>
          <w:bCs w:val="0"/>
          <w:sz w:val="20"/>
          <w:szCs w:val="20"/>
        </w:rPr>
        <w:t xml:space="preserve">Metrics along with trend to be shown for the selected project metrics </w:t>
      </w:r>
      <w:r w:rsidR="00381D74" w:rsidRPr="002010EF">
        <w:rPr>
          <w:rFonts w:ascii="Calibri" w:hAnsi="Calibri" w:cs="Calibri"/>
          <w:b w:val="0"/>
          <w:bCs w:val="0"/>
          <w:sz w:val="20"/>
          <w:szCs w:val="20"/>
        </w:rPr>
        <w:t xml:space="preserve">based on </w:t>
      </w:r>
      <w:r w:rsidR="003840EC" w:rsidRPr="002010EF">
        <w:rPr>
          <w:rFonts w:ascii="Calibri" w:hAnsi="Calibri" w:cs="Calibri"/>
          <w:b w:val="0"/>
          <w:bCs w:val="0"/>
          <w:sz w:val="20"/>
          <w:szCs w:val="20"/>
        </w:rPr>
        <w:t>reporting frequency</w:t>
      </w:r>
      <w:bookmarkEnd w:id="64"/>
      <w:r w:rsidRPr="002010EF">
        <w:rPr>
          <w:rFonts w:ascii="Calibri" w:hAnsi="Calibri" w:cs="Calibri"/>
          <w:b w:val="0"/>
          <w:bCs w:val="0"/>
          <w:sz w:val="20"/>
          <w:szCs w:val="20"/>
        </w:rPr>
        <w:t xml:space="preserve"> </w:t>
      </w:r>
    </w:p>
    <w:p w14:paraId="77950863" w14:textId="17ABB68F" w:rsidR="00953DAB" w:rsidRPr="002010EF" w:rsidRDefault="00953DAB" w:rsidP="002010EF">
      <w:pPr>
        <w:pStyle w:val="Heading1"/>
        <w:numPr>
          <w:ilvl w:val="3"/>
          <w:numId w:val="18"/>
        </w:numPr>
        <w:rPr>
          <w:rFonts w:ascii="Calibri" w:hAnsi="Calibri" w:cs="Calibri"/>
          <w:b w:val="0"/>
          <w:bCs w:val="0"/>
          <w:sz w:val="20"/>
          <w:szCs w:val="20"/>
        </w:rPr>
      </w:pPr>
      <w:bookmarkStart w:id="65" w:name="_Toc202469140"/>
      <w:r w:rsidRPr="002010EF">
        <w:rPr>
          <w:rFonts w:ascii="Calibri" w:hAnsi="Calibri" w:cs="Calibri"/>
          <w:b w:val="0"/>
          <w:bCs w:val="0"/>
          <w:sz w:val="20"/>
          <w:szCs w:val="20"/>
        </w:rPr>
        <w:t xml:space="preserve">DM, DD and DH – able to review the metrics data and metrics submitted by PMs and provide their commentary </w:t>
      </w:r>
      <w:r w:rsidR="005764C7" w:rsidRPr="002010EF">
        <w:rPr>
          <w:rFonts w:ascii="Calibri" w:hAnsi="Calibri" w:cs="Calibri"/>
          <w:b w:val="0"/>
          <w:bCs w:val="0"/>
          <w:sz w:val="20"/>
          <w:szCs w:val="20"/>
        </w:rPr>
        <w:t xml:space="preserve">for the reporting </w:t>
      </w:r>
      <w:r w:rsidRPr="002010EF">
        <w:rPr>
          <w:rFonts w:ascii="Calibri" w:hAnsi="Calibri" w:cs="Calibri"/>
          <w:b w:val="0"/>
          <w:bCs w:val="0"/>
          <w:sz w:val="20"/>
          <w:szCs w:val="20"/>
        </w:rPr>
        <w:t xml:space="preserve">frequency (Fortnightly/weekly/monthly basis).  The </w:t>
      </w:r>
      <w:r w:rsidRPr="002010EF">
        <w:rPr>
          <w:rFonts w:ascii="Calibri" w:hAnsi="Calibri" w:cs="Calibri"/>
          <w:b w:val="0"/>
          <w:bCs w:val="0"/>
          <w:sz w:val="20"/>
          <w:szCs w:val="20"/>
        </w:rPr>
        <w:lastRenderedPageBreak/>
        <w:t>comments should be at project level for the defined frequency and should be able to override the comments already available</w:t>
      </w:r>
      <w:bookmarkEnd w:id="65"/>
    </w:p>
    <w:p w14:paraId="1B082C56" w14:textId="48BD131C" w:rsidR="001B18AC" w:rsidRPr="002010EF" w:rsidRDefault="00953DAB" w:rsidP="002010EF">
      <w:pPr>
        <w:pStyle w:val="Heading1"/>
        <w:numPr>
          <w:ilvl w:val="3"/>
          <w:numId w:val="18"/>
        </w:numPr>
        <w:rPr>
          <w:rFonts w:ascii="Calibri" w:hAnsi="Calibri" w:cs="Calibri"/>
          <w:b w:val="0"/>
          <w:bCs w:val="0"/>
          <w:sz w:val="20"/>
          <w:szCs w:val="20"/>
        </w:rPr>
      </w:pPr>
      <w:bookmarkStart w:id="66" w:name="_Toc202469141"/>
      <w:r w:rsidRPr="002010EF">
        <w:rPr>
          <w:rFonts w:ascii="Calibri" w:hAnsi="Calibri" w:cs="Calibri"/>
          <w:b w:val="0"/>
          <w:bCs w:val="0"/>
          <w:sz w:val="20"/>
          <w:szCs w:val="20"/>
        </w:rPr>
        <w:t>Separate fields to be maintained for each of the role and their respective comments along with the date and review status</w:t>
      </w:r>
      <w:bookmarkEnd w:id="66"/>
    </w:p>
    <w:p w14:paraId="151C001E" w14:textId="6610D901" w:rsidR="001B18AC" w:rsidRDefault="00953DAB" w:rsidP="002010EF">
      <w:pPr>
        <w:pStyle w:val="Heading1"/>
        <w:numPr>
          <w:ilvl w:val="3"/>
          <w:numId w:val="18"/>
        </w:numPr>
        <w:rPr>
          <w:rFonts w:ascii="Calibri" w:hAnsi="Calibri" w:cs="Calibri"/>
          <w:b w:val="0"/>
          <w:bCs w:val="0"/>
          <w:sz w:val="20"/>
          <w:szCs w:val="20"/>
        </w:rPr>
      </w:pPr>
      <w:bookmarkStart w:id="67" w:name="_Toc202469142"/>
      <w:r w:rsidRPr="002010EF">
        <w:rPr>
          <w:rFonts w:ascii="Calibri" w:hAnsi="Calibri" w:cs="Calibri"/>
          <w:b w:val="0"/>
          <w:bCs w:val="0"/>
          <w:sz w:val="20"/>
          <w:szCs w:val="20"/>
        </w:rPr>
        <w:t>PM should be able to track and close all the actions based on the feedback provided by DM / DD / DH</w:t>
      </w:r>
      <w:bookmarkEnd w:id="67"/>
    </w:p>
    <w:p w14:paraId="74B1CA89" w14:textId="15F044DA" w:rsidR="00646A66" w:rsidRDefault="00646A66" w:rsidP="00646A66">
      <w:pPr>
        <w:pStyle w:val="Heading1"/>
        <w:numPr>
          <w:ilvl w:val="2"/>
          <w:numId w:val="18"/>
        </w:numPr>
        <w:rPr>
          <w:rFonts w:ascii="Calibri" w:hAnsi="Calibri" w:cs="Calibri"/>
          <w:b w:val="0"/>
          <w:bCs w:val="0"/>
          <w:sz w:val="20"/>
          <w:szCs w:val="20"/>
        </w:rPr>
      </w:pPr>
      <w:bookmarkStart w:id="68" w:name="_Toc202469143"/>
      <w:r>
        <w:rPr>
          <w:rFonts w:ascii="Calibri" w:hAnsi="Calibri" w:cs="Calibri"/>
          <w:b w:val="0"/>
          <w:bCs w:val="0"/>
          <w:sz w:val="20"/>
          <w:szCs w:val="20"/>
        </w:rPr>
        <w:t>Governance</w:t>
      </w:r>
      <w:bookmarkEnd w:id="68"/>
    </w:p>
    <w:p w14:paraId="3B8A2C72" w14:textId="0DEA6859" w:rsidR="009C7A62" w:rsidRDefault="009C7A62" w:rsidP="00904BF3">
      <w:pPr>
        <w:pStyle w:val="Heading1"/>
        <w:numPr>
          <w:ilvl w:val="3"/>
          <w:numId w:val="18"/>
        </w:numPr>
        <w:rPr>
          <w:rFonts w:ascii="Calibri" w:hAnsi="Calibri" w:cs="Calibri"/>
          <w:b w:val="0"/>
          <w:bCs w:val="0"/>
          <w:sz w:val="20"/>
          <w:szCs w:val="20"/>
        </w:rPr>
      </w:pPr>
      <w:bookmarkStart w:id="69" w:name="_Toc202469144"/>
      <w:r>
        <w:rPr>
          <w:rFonts w:ascii="Calibri" w:hAnsi="Calibri" w:cs="Calibri"/>
          <w:b w:val="0"/>
          <w:bCs w:val="0"/>
          <w:sz w:val="20"/>
          <w:szCs w:val="20"/>
        </w:rPr>
        <w:t>Governance reviews at BU, Account or Project level to be provided</w:t>
      </w:r>
      <w:bookmarkEnd w:id="69"/>
    </w:p>
    <w:p w14:paraId="540E88C0" w14:textId="77777777" w:rsidR="00B44946" w:rsidRPr="00B44946" w:rsidRDefault="00B44946" w:rsidP="00B44946">
      <w:pPr>
        <w:pStyle w:val="Heading1"/>
        <w:numPr>
          <w:ilvl w:val="3"/>
          <w:numId w:val="18"/>
        </w:numPr>
        <w:rPr>
          <w:rFonts w:ascii="Calibri" w:hAnsi="Calibri" w:cs="Calibri"/>
          <w:b w:val="0"/>
          <w:bCs w:val="0"/>
          <w:sz w:val="20"/>
          <w:szCs w:val="20"/>
        </w:rPr>
      </w:pPr>
      <w:bookmarkStart w:id="70" w:name="_Toc202469145"/>
      <w:r w:rsidRPr="00B44946">
        <w:rPr>
          <w:rFonts w:ascii="Calibri" w:hAnsi="Calibri" w:cs="Calibri"/>
          <w:b w:val="0"/>
          <w:bCs w:val="0"/>
          <w:sz w:val="20"/>
          <w:szCs w:val="20"/>
        </w:rPr>
        <w:t>Comments on outcome of the Governance to be captured</w:t>
      </w:r>
      <w:bookmarkEnd w:id="70"/>
    </w:p>
    <w:p w14:paraId="4CA114ED" w14:textId="77777777" w:rsidR="00B44946" w:rsidRPr="00B44946" w:rsidRDefault="00B44946" w:rsidP="00B44946">
      <w:pPr>
        <w:pStyle w:val="Heading1"/>
        <w:numPr>
          <w:ilvl w:val="3"/>
          <w:numId w:val="18"/>
        </w:numPr>
        <w:rPr>
          <w:rFonts w:ascii="Calibri" w:hAnsi="Calibri" w:cs="Calibri"/>
          <w:b w:val="0"/>
          <w:bCs w:val="0"/>
          <w:sz w:val="20"/>
          <w:szCs w:val="20"/>
        </w:rPr>
      </w:pPr>
      <w:bookmarkStart w:id="71" w:name="_Toc202469146"/>
      <w:r w:rsidRPr="00B44946">
        <w:rPr>
          <w:rFonts w:ascii="Calibri" w:hAnsi="Calibri" w:cs="Calibri"/>
          <w:b w:val="0"/>
          <w:bCs w:val="0"/>
          <w:sz w:val="20"/>
          <w:szCs w:val="20"/>
        </w:rPr>
        <w:t>Action Plan setting on Governance</w:t>
      </w:r>
      <w:bookmarkEnd w:id="71"/>
      <w:r w:rsidRPr="00B44946">
        <w:rPr>
          <w:rFonts w:ascii="Calibri" w:hAnsi="Calibri" w:cs="Calibri"/>
          <w:b w:val="0"/>
          <w:bCs w:val="0"/>
          <w:sz w:val="20"/>
          <w:szCs w:val="20"/>
        </w:rPr>
        <w:t xml:space="preserve"> </w:t>
      </w:r>
    </w:p>
    <w:p w14:paraId="2BC49DBB" w14:textId="5AACA682" w:rsidR="00B44946" w:rsidRPr="00B44946" w:rsidRDefault="00B44946" w:rsidP="00B44946">
      <w:pPr>
        <w:pStyle w:val="Heading1"/>
        <w:numPr>
          <w:ilvl w:val="3"/>
          <w:numId w:val="18"/>
        </w:numPr>
        <w:rPr>
          <w:rFonts w:ascii="Calibri" w:hAnsi="Calibri" w:cs="Calibri"/>
          <w:b w:val="0"/>
          <w:bCs w:val="0"/>
          <w:sz w:val="20"/>
          <w:szCs w:val="20"/>
        </w:rPr>
      </w:pPr>
      <w:bookmarkStart w:id="72" w:name="_Toc202469147"/>
      <w:r w:rsidRPr="00B44946">
        <w:rPr>
          <w:rFonts w:ascii="Calibri" w:hAnsi="Calibri" w:cs="Calibri"/>
          <w:b w:val="0"/>
          <w:bCs w:val="0"/>
          <w:sz w:val="20"/>
          <w:szCs w:val="20"/>
        </w:rPr>
        <w:t>Action Plan Tracking &amp; Closure</w:t>
      </w:r>
      <w:bookmarkEnd w:id="72"/>
    </w:p>
    <w:p w14:paraId="3F7C2BD8" w14:textId="5FDCFAB0" w:rsidR="0064496A" w:rsidRPr="00077D56" w:rsidRDefault="00EC30EA" w:rsidP="00904BF3">
      <w:pPr>
        <w:pStyle w:val="Heading1"/>
        <w:numPr>
          <w:ilvl w:val="3"/>
          <w:numId w:val="18"/>
        </w:numPr>
        <w:rPr>
          <w:rFonts w:ascii="Calibri" w:hAnsi="Calibri" w:cs="Calibri"/>
          <w:b w:val="0"/>
          <w:bCs w:val="0"/>
          <w:sz w:val="20"/>
          <w:szCs w:val="20"/>
        </w:rPr>
      </w:pPr>
      <w:bookmarkStart w:id="73" w:name="_Toc202469148"/>
      <w:r w:rsidRPr="00077D56">
        <w:rPr>
          <w:rFonts w:ascii="Calibri" w:hAnsi="Calibri" w:cs="Calibri"/>
          <w:b w:val="0"/>
          <w:bCs w:val="0"/>
          <w:sz w:val="20"/>
          <w:szCs w:val="20"/>
        </w:rPr>
        <w:t>Auto Creation Power Point Decks with Metrics Performance</w:t>
      </w:r>
      <w:r w:rsidR="00B34EC6">
        <w:rPr>
          <w:rFonts w:ascii="Calibri" w:hAnsi="Calibri" w:cs="Calibri"/>
          <w:b w:val="0"/>
          <w:bCs w:val="0"/>
          <w:sz w:val="20"/>
          <w:szCs w:val="20"/>
        </w:rPr>
        <w:t xml:space="preserve"> </w:t>
      </w:r>
      <w:r w:rsidRPr="00077D56">
        <w:rPr>
          <w:rFonts w:ascii="Calibri" w:hAnsi="Calibri" w:cs="Calibri"/>
          <w:b w:val="0"/>
          <w:bCs w:val="0"/>
          <w:sz w:val="20"/>
          <w:szCs w:val="20"/>
        </w:rPr>
        <w:t>for Governance meetings</w:t>
      </w:r>
      <w:bookmarkEnd w:id="73"/>
    </w:p>
    <w:p w14:paraId="0046DA4B" w14:textId="77777777" w:rsidR="00953DAB" w:rsidRPr="001E7F9E" w:rsidRDefault="00953DAB" w:rsidP="00742FAE">
      <w:pPr>
        <w:pStyle w:val="Heading1"/>
        <w:numPr>
          <w:ilvl w:val="2"/>
          <w:numId w:val="18"/>
        </w:numPr>
        <w:rPr>
          <w:rFonts w:ascii="Calibri" w:hAnsi="Calibri" w:cs="Calibri"/>
          <w:sz w:val="20"/>
          <w:szCs w:val="20"/>
        </w:rPr>
      </w:pPr>
      <w:bookmarkStart w:id="74" w:name="_Toc202469149"/>
      <w:r w:rsidRPr="001E7F9E">
        <w:rPr>
          <w:rFonts w:ascii="Calibri" w:hAnsi="Calibri" w:cs="Calibri"/>
          <w:sz w:val="20"/>
          <w:szCs w:val="20"/>
        </w:rPr>
        <w:t>Alerts/Notifications</w:t>
      </w:r>
      <w:bookmarkEnd w:id="74"/>
    </w:p>
    <w:p w14:paraId="39311157" w14:textId="77777777" w:rsidR="00953DAB" w:rsidRPr="002010EF" w:rsidRDefault="00953DAB" w:rsidP="002010EF">
      <w:pPr>
        <w:pStyle w:val="Heading1"/>
        <w:numPr>
          <w:ilvl w:val="3"/>
          <w:numId w:val="18"/>
        </w:numPr>
        <w:rPr>
          <w:rFonts w:ascii="Calibri" w:hAnsi="Calibri" w:cs="Calibri"/>
          <w:b w:val="0"/>
          <w:bCs w:val="0"/>
          <w:sz w:val="20"/>
          <w:szCs w:val="20"/>
        </w:rPr>
      </w:pPr>
      <w:bookmarkStart w:id="75" w:name="_Toc202469150"/>
      <w:r w:rsidRPr="002010EF">
        <w:rPr>
          <w:rFonts w:ascii="Calibri" w:hAnsi="Calibri" w:cs="Calibri"/>
          <w:b w:val="0"/>
          <w:bCs w:val="0"/>
          <w:sz w:val="20"/>
          <w:szCs w:val="20"/>
        </w:rPr>
        <w:t>As per project metrics reporting frequency alerts to be sent to PM for updating the metrics</w:t>
      </w:r>
      <w:bookmarkEnd w:id="75"/>
      <w:r w:rsidRPr="002010EF">
        <w:rPr>
          <w:rFonts w:ascii="Calibri" w:hAnsi="Calibri" w:cs="Calibri"/>
          <w:b w:val="0"/>
          <w:bCs w:val="0"/>
          <w:sz w:val="20"/>
          <w:szCs w:val="20"/>
        </w:rPr>
        <w:t xml:space="preserve"> </w:t>
      </w:r>
    </w:p>
    <w:p w14:paraId="2A7302E3" w14:textId="77777777" w:rsidR="00953DAB" w:rsidRPr="002010EF" w:rsidRDefault="00953DAB" w:rsidP="002010EF">
      <w:pPr>
        <w:pStyle w:val="Heading1"/>
        <w:numPr>
          <w:ilvl w:val="3"/>
          <w:numId w:val="18"/>
        </w:numPr>
        <w:rPr>
          <w:rFonts w:ascii="Calibri" w:hAnsi="Calibri" w:cs="Calibri"/>
          <w:b w:val="0"/>
          <w:bCs w:val="0"/>
          <w:sz w:val="20"/>
          <w:szCs w:val="20"/>
        </w:rPr>
      </w:pPr>
      <w:bookmarkStart w:id="76" w:name="_Toc202469151"/>
      <w:r w:rsidRPr="002010EF">
        <w:rPr>
          <w:rFonts w:ascii="Calibri" w:hAnsi="Calibri" w:cs="Calibri"/>
          <w:b w:val="0"/>
          <w:bCs w:val="0"/>
          <w:sz w:val="20"/>
          <w:szCs w:val="20"/>
        </w:rPr>
        <w:t>Alerts to be triggered to next level if the metrics updates are not done within the defined threshold (Threshold to be configurable)</w:t>
      </w:r>
      <w:bookmarkEnd w:id="76"/>
    </w:p>
    <w:p w14:paraId="19427CE2" w14:textId="77777777" w:rsidR="00953DAB" w:rsidRPr="002010EF" w:rsidRDefault="00953DAB" w:rsidP="002010EF">
      <w:pPr>
        <w:pStyle w:val="Heading1"/>
        <w:numPr>
          <w:ilvl w:val="3"/>
          <w:numId w:val="18"/>
        </w:numPr>
        <w:rPr>
          <w:rFonts w:ascii="Calibri" w:hAnsi="Calibri" w:cs="Calibri"/>
          <w:b w:val="0"/>
          <w:bCs w:val="0"/>
          <w:sz w:val="20"/>
          <w:szCs w:val="20"/>
        </w:rPr>
      </w:pPr>
      <w:bookmarkStart w:id="77" w:name="_Toc202469152"/>
      <w:r w:rsidRPr="002010EF">
        <w:rPr>
          <w:rFonts w:ascii="Calibri" w:hAnsi="Calibri" w:cs="Calibri"/>
          <w:b w:val="0"/>
          <w:bCs w:val="0"/>
          <w:sz w:val="20"/>
          <w:szCs w:val="20"/>
        </w:rPr>
        <w:t>On metrics submission, DM, DD , DH and CST partner to be notified about the same</w:t>
      </w:r>
      <w:bookmarkEnd w:id="77"/>
    </w:p>
    <w:p w14:paraId="26BDA958" w14:textId="77777777" w:rsidR="00953DAB" w:rsidRPr="002010EF" w:rsidRDefault="00953DAB" w:rsidP="002010EF">
      <w:pPr>
        <w:pStyle w:val="Heading1"/>
        <w:numPr>
          <w:ilvl w:val="3"/>
          <w:numId w:val="18"/>
        </w:numPr>
        <w:rPr>
          <w:rFonts w:ascii="Calibri" w:hAnsi="Calibri" w:cs="Calibri"/>
          <w:b w:val="0"/>
          <w:bCs w:val="0"/>
          <w:sz w:val="20"/>
          <w:szCs w:val="20"/>
        </w:rPr>
      </w:pPr>
      <w:bookmarkStart w:id="78" w:name="_Toc202469153"/>
      <w:r w:rsidRPr="002010EF">
        <w:rPr>
          <w:rFonts w:ascii="Calibri" w:hAnsi="Calibri" w:cs="Calibri"/>
          <w:b w:val="0"/>
          <w:bCs w:val="0"/>
          <w:sz w:val="20"/>
          <w:szCs w:val="20"/>
        </w:rPr>
        <w:t>Alerts to be triggered to next level if the review of metrics not done within the defined threshold (Threshold to be configurable) either DM, DD or DH</w:t>
      </w:r>
      <w:bookmarkEnd w:id="78"/>
    </w:p>
    <w:p w14:paraId="55165422" w14:textId="77777777" w:rsidR="00953DAB" w:rsidRPr="002010EF" w:rsidRDefault="00953DAB" w:rsidP="002010EF">
      <w:pPr>
        <w:pStyle w:val="Heading1"/>
        <w:numPr>
          <w:ilvl w:val="3"/>
          <w:numId w:val="18"/>
        </w:numPr>
        <w:rPr>
          <w:rFonts w:ascii="Calibri" w:hAnsi="Calibri" w:cs="Calibri"/>
          <w:b w:val="0"/>
          <w:bCs w:val="0"/>
          <w:sz w:val="20"/>
          <w:szCs w:val="20"/>
        </w:rPr>
      </w:pPr>
      <w:bookmarkStart w:id="79" w:name="_Toc202469154"/>
      <w:r w:rsidRPr="002010EF">
        <w:rPr>
          <w:rFonts w:ascii="Calibri" w:hAnsi="Calibri" w:cs="Calibri"/>
          <w:b w:val="0"/>
          <w:bCs w:val="0"/>
          <w:sz w:val="20"/>
          <w:szCs w:val="20"/>
        </w:rPr>
        <w:t>All alerts or notifications to be copied to respective CST partners</w:t>
      </w:r>
      <w:bookmarkEnd w:id="79"/>
    </w:p>
    <w:p w14:paraId="54A67AE9" w14:textId="6DCA8070" w:rsidR="00953DAB" w:rsidRPr="002010EF" w:rsidRDefault="00953DAB" w:rsidP="002010EF">
      <w:pPr>
        <w:pStyle w:val="Heading1"/>
        <w:numPr>
          <w:ilvl w:val="3"/>
          <w:numId w:val="18"/>
        </w:numPr>
        <w:rPr>
          <w:rFonts w:ascii="Calibri" w:hAnsi="Calibri" w:cs="Calibri"/>
          <w:b w:val="0"/>
          <w:bCs w:val="0"/>
          <w:sz w:val="20"/>
          <w:szCs w:val="20"/>
        </w:rPr>
      </w:pPr>
      <w:bookmarkStart w:id="80" w:name="_Toc202469155"/>
      <w:r w:rsidRPr="002010EF">
        <w:rPr>
          <w:rFonts w:ascii="Calibri" w:hAnsi="Calibri" w:cs="Calibri"/>
          <w:b w:val="0"/>
          <w:bCs w:val="0"/>
          <w:sz w:val="20"/>
          <w:szCs w:val="20"/>
        </w:rPr>
        <w:t xml:space="preserve">Notification to be sent </w:t>
      </w:r>
      <w:r w:rsidR="00EE0ADB" w:rsidRPr="002010EF">
        <w:rPr>
          <w:rFonts w:ascii="Calibri" w:hAnsi="Calibri" w:cs="Calibri"/>
          <w:b w:val="0"/>
          <w:bCs w:val="0"/>
          <w:sz w:val="20"/>
          <w:szCs w:val="20"/>
        </w:rPr>
        <w:t xml:space="preserve">to </w:t>
      </w:r>
      <w:r w:rsidRPr="002010EF">
        <w:rPr>
          <w:rFonts w:ascii="Calibri" w:hAnsi="Calibri" w:cs="Calibri"/>
          <w:b w:val="0"/>
          <w:bCs w:val="0"/>
          <w:sz w:val="20"/>
          <w:szCs w:val="20"/>
        </w:rPr>
        <w:t>PM, DM, DD, DH and CST partner whenever review updates are done</w:t>
      </w:r>
      <w:bookmarkEnd w:id="80"/>
    </w:p>
    <w:p w14:paraId="303FB261" w14:textId="77777777" w:rsidR="00C55207" w:rsidRPr="001E7F9E" w:rsidRDefault="002A6423" w:rsidP="00742FAE">
      <w:pPr>
        <w:pStyle w:val="Heading1"/>
        <w:numPr>
          <w:ilvl w:val="2"/>
          <w:numId w:val="18"/>
        </w:numPr>
        <w:rPr>
          <w:rFonts w:ascii="Calibri" w:eastAsia="Calibri" w:hAnsi="Calibri" w:cs="Calibri"/>
          <w:b w:val="0"/>
          <w:bCs w:val="0"/>
          <w:color w:val="262626"/>
          <w:kern w:val="24"/>
          <w:sz w:val="20"/>
          <w:szCs w:val="20"/>
        </w:rPr>
      </w:pPr>
      <w:bookmarkStart w:id="81" w:name="_Toc202469156"/>
      <w:r w:rsidRPr="001E7F9E">
        <w:rPr>
          <w:rFonts w:ascii="Calibri" w:hAnsi="Calibri" w:cs="Calibri"/>
          <w:sz w:val="20"/>
          <w:szCs w:val="20"/>
        </w:rPr>
        <w:t>Metric</w:t>
      </w:r>
      <w:r w:rsidRPr="001E7F9E">
        <w:rPr>
          <w:rFonts w:ascii="Calibri" w:eastAsia="Calibri" w:hAnsi="Calibri" w:cs="Calibri"/>
          <w:b w:val="0"/>
          <w:bCs w:val="0"/>
          <w:color w:val="262626"/>
          <w:kern w:val="24"/>
          <w:sz w:val="20"/>
          <w:szCs w:val="20"/>
        </w:rPr>
        <w:t xml:space="preserve"> </w:t>
      </w:r>
      <w:r w:rsidRPr="00742FAE">
        <w:rPr>
          <w:rFonts w:ascii="Calibri" w:hAnsi="Calibri" w:cs="Calibri"/>
          <w:sz w:val="20"/>
          <w:szCs w:val="20"/>
        </w:rPr>
        <w:t>Analysis</w:t>
      </w:r>
      <w:r w:rsidRPr="001E7F9E">
        <w:rPr>
          <w:rFonts w:ascii="Calibri" w:eastAsia="Calibri" w:hAnsi="Calibri" w:cs="Calibri"/>
          <w:b w:val="0"/>
          <w:bCs w:val="0"/>
          <w:color w:val="262626"/>
          <w:kern w:val="24"/>
          <w:sz w:val="20"/>
          <w:szCs w:val="20"/>
        </w:rPr>
        <w:t>:</w:t>
      </w:r>
      <w:bookmarkEnd w:id="81"/>
      <w:r w:rsidRPr="001E7F9E">
        <w:rPr>
          <w:rFonts w:ascii="Calibri" w:eastAsia="Calibri" w:hAnsi="Calibri" w:cs="Calibri"/>
          <w:b w:val="0"/>
          <w:bCs w:val="0"/>
          <w:color w:val="262626"/>
          <w:kern w:val="24"/>
          <w:sz w:val="20"/>
          <w:szCs w:val="20"/>
        </w:rPr>
        <w:t xml:space="preserve"> </w:t>
      </w:r>
    </w:p>
    <w:p w14:paraId="39C503D3" w14:textId="77777777" w:rsidR="001A6BE0" w:rsidRPr="002010EF" w:rsidRDefault="002A6423" w:rsidP="002010EF">
      <w:pPr>
        <w:pStyle w:val="Heading1"/>
        <w:numPr>
          <w:ilvl w:val="3"/>
          <w:numId w:val="18"/>
        </w:numPr>
        <w:rPr>
          <w:rFonts w:ascii="Calibri" w:hAnsi="Calibri" w:cs="Calibri"/>
          <w:b w:val="0"/>
          <w:bCs w:val="0"/>
          <w:sz w:val="20"/>
          <w:szCs w:val="20"/>
        </w:rPr>
      </w:pPr>
      <w:bookmarkStart w:id="82" w:name="_Toc202469157"/>
      <w:r w:rsidRPr="002010EF">
        <w:rPr>
          <w:rFonts w:ascii="Calibri" w:hAnsi="Calibri" w:cs="Calibri"/>
          <w:b w:val="0"/>
          <w:bCs w:val="0"/>
          <w:sz w:val="20"/>
          <w:szCs w:val="20"/>
        </w:rPr>
        <w:t>Metrics trend and analysis at various levels of Entities and frequency.</w:t>
      </w:r>
      <w:bookmarkEnd w:id="82"/>
      <w:r w:rsidRPr="002010EF">
        <w:rPr>
          <w:rFonts w:ascii="Calibri" w:hAnsi="Calibri" w:cs="Calibri"/>
          <w:b w:val="0"/>
          <w:bCs w:val="0"/>
          <w:sz w:val="20"/>
          <w:szCs w:val="20"/>
        </w:rPr>
        <w:t xml:space="preserve"> </w:t>
      </w:r>
    </w:p>
    <w:p w14:paraId="1F488E98" w14:textId="77777777" w:rsidR="001A6BE0" w:rsidRPr="002010EF" w:rsidRDefault="002A6423" w:rsidP="002010EF">
      <w:pPr>
        <w:pStyle w:val="Heading1"/>
        <w:numPr>
          <w:ilvl w:val="3"/>
          <w:numId w:val="18"/>
        </w:numPr>
        <w:rPr>
          <w:rFonts w:ascii="Calibri" w:hAnsi="Calibri" w:cs="Calibri"/>
          <w:b w:val="0"/>
          <w:bCs w:val="0"/>
          <w:sz w:val="20"/>
          <w:szCs w:val="20"/>
        </w:rPr>
      </w:pPr>
      <w:bookmarkStart w:id="83" w:name="_Toc202469158"/>
      <w:r w:rsidRPr="002010EF">
        <w:rPr>
          <w:rFonts w:ascii="Calibri" w:hAnsi="Calibri" w:cs="Calibri"/>
          <w:b w:val="0"/>
          <w:bCs w:val="0"/>
          <w:sz w:val="20"/>
          <w:szCs w:val="20"/>
        </w:rPr>
        <w:t>Assess historical data, discover patterns, observe trends, and use that information to predict future trends as part of Predictive Analysis.</w:t>
      </w:r>
      <w:bookmarkEnd w:id="83"/>
      <w:r w:rsidRPr="002010EF">
        <w:rPr>
          <w:rFonts w:ascii="Calibri" w:hAnsi="Calibri" w:cs="Calibri"/>
          <w:b w:val="0"/>
          <w:bCs w:val="0"/>
          <w:sz w:val="20"/>
          <w:szCs w:val="20"/>
        </w:rPr>
        <w:t xml:space="preserve"> </w:t>
      </w:r>
    </w:p>
    <w:p w14:paraId="2C48DF41" w14:textId="56308AC5" w:rsidR="002A6423" w:rsidRPr="002010EF" w:rsidRDefault="002A6423" w:rsidP="002010EF">
      <w:pPr>
        <w:pStyle w:val="Heading1"/>
        <w:numPr>
          <w:ilvl w:val="3"/>
          <w:numId w:val="18"/>
        </w:numPr>
        <w:rPr>
          <w:rFonts w:ascii="Calibri" w:hAnsi="Calibri" w:cs="Calibri"/>
          <w:b w:val="0"/>
          <w:bCs w:val="0"/>
          <w:sz w:val="20"/>
          <w:szCs w:val="20"/>
        </w:rPr>
      </w:pPr>
      <w:bookmarkStart w:id="84" w:name="_Toc202469159"/>
      <w:r w:rsidRPr="002010EF">
        <w:rPr>
          <w:rFonts w:ascii="Calibri" w:hAnsi="Calibri" w:cs="Calibri"/>
          <w:b w:val="0"/>
          <w:bCs w:val="0"/>
          <w:sz w:val="20"/>
          <w:szCs w:val="20"/>
        </w:rPr>
        <w:t>Enable Root cause Analysis to identify root causes for any Positive or negative trend.</w:t>
      </w:r>
      <w:bookmarkEnd w:id="84"/>
    </w:p>
    <w:p w14:paraId="1D39CAE3" w14:textId="77777777" w:rsidR="003E1AB1" w:rsidRPr="002010EF" w:rsidRDefault="003E1AB1" w:rsidP="002010EF">
      <w:pPr>
        <w:pStyle w:val="Heading1"/>
        <w:numPr>
          <w:ilvl w:val="3"/>
          <w:numId w:val="18"/>
        </w:numPr>
        <w:rPr>
          <w:rFonts w:ascii="Calibri" w:hAnsi="Calibri" w:cs="Calibri"/>
          <w:b w:val="0"/>
          <w:bCs w:val="0"/>
          <w:sz w:val="20"/>
          <w:szCs w:val="20"/>
        </w:rPr>
      </w:pPr>
      <w:bookmarkStart w:id="85" w:name="_Toc202469160"/>
      <w:r w:rsidRPr="002010EF">
        <w:rPr>
          <w:rFonts w:ascii="Calibri" w:hAnsi="Calibri" w:cs="Calibri"/>
          <w:b w:val="0"/>
          <w:bCs w:val="0"/>
          <w:sz w:val="20"/>
          <w:szCs w:val="20"/>
        </w:rPr>
        <w:t>Action Plan setting on Analysis</w:t>
      </w:r>
      <w:bookmarkEnd w:id="85"/>
    </w:p>
    <w:p w14:paraId="512315E9" w14:textId="4D293943" w:rsidR="003E1AB1" w:rsidRPr="002010EF" w:rsidRDefault="003E1AB1" w:rsidP="002010EF">
      <w:pPr>
        <w:pStyle w:val="Heading1"/>
        <w:numPr>
          <w:ilvl w:val="3"/>
          <w:numId w:val="18"/>
        </w:numPr>
        <w:rPr>
          <w:rFonts w:ascii="Calibri" w:hAnsi="Calibri" w:cs="Calibri"/>
          <w:b w:val="0"/>
          <w:bCs w:val="0"/>
          <w:sz w:val="20"/>
          <w:szCs w:val="20"/>
        </w:rPr>
      </w:pPr>
      <w:bookmarkStart w:id="86" w:name="_Toc202469161"/>
      <w:r w:rsidRPr="002010EF">
        <w:rPr>
          <w:rFonts w:ascii="Calibri" w:hAnsi="Calibri" w:cs="Calibri"/>
          <w:b w:val="0"/>
          <w:bCs w:val="0"/>
          <w:sz w:val="20"/>
          <w:szCs w:val="20"/>
        </w:rPr>
        <w:t>Action Plan Tracking &amp; Closure</w:t>
      </w:r>
      <w:bookmarkEnd w:id="86"/>
    </w:p>
    <w:p w14:paraId="24D788F7" w14:textId="77777777" w:rsidR="0005159E" w:rsidRPr="001E7F9E" w:rsidRDefault="001B0240" w:rsidP="00A966B6">
      <w:pPr>
        <w:pStyle w:val="Heading1"/>
        <w:numPr>
          <w:ilvl w:val="1"/>
          <w:numId w:val="18"/>
        </w:numPr>
        <w:rPr>
          <w:rFonts w:ascii="Calibri" w:eastAsia="Calibri" w:hAnsi="Calibri" w:cs="Calibri"/>
          <w:sz w:val="20"/>
          <w:szCs w:val="20"/>
        </w:rPr>
      </w:pPr>
      <w:bookmarkStart w:id="87" w:name="_Toc202469162"/>
      <w:r w:rsidRPr="001E7F9E">
        <w:rPr>
          <w:rFonts w:ascii="Calibri" w:eastAsia="Calibri" w:hAnsi="Calibri" w:cs="Calibri"/>
          <w:sz w:val="20"/>
          <w:szCs w:val="20"/>
        </w:rPr>
        <w:t xml:space="preserve">Data </w:t>
      </w:r>
      <w:r w:rsidRPr="00A966B6">
        <w:rPr>
          <w:rFonts w:ascii="Calibri" w:hAnsi="Calibri" w:cs="Calibri"/>
          <w:sz w:val="20"/>
          <w:szCs w:val="20"/>
        </w:rPr>
        <w:t>Visualization</w:t>
      </w:r>
      <w:r w:rsidRPr="001E7F9E">
        <w:rPr>
          <w:rFonts w:ascii="Calibri" w:eastAsia="Calibri" w:hAnsi="Calibri" w:cs="Calibri"/>
          <w:sz w:val="20"/>
          <w:szCs w:val="20"/>
        </w:rPr>
        <w:t xml:space="preserve"> &amp; Reporting</w:t>
      </w:r>
      <w:bookmarkEnd w:id="87"/>
    </w:p>
    <w:p w14:paraId="342F7D0E" w14:textId="77777777" w:rsidR="00815F39" w:rsidRPr="001E7F9E" w:rsidRDefault="00815F39" w:rsidP="00815F39">
      <w:pPr>
        <w:rPr>
          <w:rFonts w:ascii="Calibri" w:hAnsi="Calibri" w:cs="Calibri"/>
          <w:sz w:val="20"/>
          <w:szCs w:val="20"/>
        </w:rPr>
      </w:pPr>
    </w:p>
    <w:p w14:paraId="51341D31" w14:textId="77777777" w:rsidR="00661955" w:rsidRDefault="001B0240" w:rsidP="00661955">
      <w:pPr>
        <w:pStyle w:val="Heading1"/>
        <w:numPr>
          <w:ilvl w:val="3"/>
          <w:numId w:val="18"/>
        </w:numPr>
        <w:rPr>
          <w:rFonts w:ascii="Calibri" w:hAnsi="Calibri" w:cs="Calibri"/>
          <w:b w:val="0"/>
          <w:bCs w:val="0"/>
          <w:sz w:val="20"/>
          <w:szCs w:val="20"/>
        </w:rPr>
      </w:pPr>
      <w:bookmarkStart w:id="88" w:name="_Toc202469163"/>
      <w:r w:rsidRPr="002010EF">
        <w:rPr>
          <w:rFonts w:ascii="Calibri" w:hAnsi="Calibri" w:cs="Calibri"/>
          <w:b w:val="0"/>
          <w:bCs w:val="0"/>
          <w:sz w:val="20"/>
          <w:szCs w:val="20"/>
        </w:rPr>
        <w:lastRenderedPageBreak/>
        <w:t xml:space="preserve">Provide </w:t>
      </w:r>
      <w:r w:rsidR="00D643BF" w:rsidRPr="002010EF">
        <w:rPr>
          <w:rFonts w:ascii="Calibri" w:hAnsi="Calibri" w:cs="Calibri"/>
          <w:b w:val="0"/>
          <w:bCs w:val="0"/>
          <w:sz w:val="20"/>
          <w:szCs w:val="20"/>
        </w:rPr>
        <w:t>all MIS reports</w:t>
      </w:r>
      <w:r w:rsidRPr="002010EF">
        <w:rPr>
          <w:rFonts w:ascii="Calibri" w:hAnsi="Calibri" w:cs="Calibri"/>
          <w:b w:val="0"/>
          <w:bCs w:val="0"/>
          <w:sz w:val="20"/>
          <w:szCs w:val="20"/>
        </w:rPr>
        <w:t xml:space="preserve">. </w:t>
      </w:r>
      <w:r w:rsidR="00AF12C5" w:rsidRPr="002010EF">
        <w:rPr>
          <w:rFonts w:ascii="Calibri" w:hAnsi="Calibri" w:cs="Calibri"/>
          <w:b w:val="0"/>
          <w:bCs w:val="0"/>
          <w:sz w:val="20"/>
          <w:szCs w:val="20"/>
        </w:rPr>
        <w:t xml:space="preserve"> </w:t>
      </w:r>
      <w:r w:rsidRPr="002010EF">
        <w:rPr>
          <w:rFonts w:ascii="Calibri" w:hAnsi="Calibri" w:cs="Calibri"/>
          <w:b w:val="0"/>
          <w:bCs w:val="0"/>
          <w:sz w:val="20"/>
          <w:szCs w:val="20"/>
        </w:rPr>
        <w:t>Support a variety of chart types (line charts, bar charts, pie charts) for diverse data representation. Enable interactive features such as drilldowns, filters, and tooltips.</w:t>
      </w:r>
      <w:bookmarkEnd w:id="88"/>
    </w:p>
    <w:p w14:paraId="481D5EFB" w14:textId="30F3DF4C" w:rsidR="00661955" w:rsidRPr="00B27EEA" w:rsidRDefault="00B27EEA" w:rsidP="00B27EEA">
      <w:pPr>
        <w:ind w:left="1728"/>
      </w:pPr>
      <w:r w:rsidRPr="00B27EEA">
        <w:rPr>
          <w:rFonts w:ascii="Calibri" w:hAnsi="Calibri" w:cs="Calibri"/>
          <w:kern w:val="1"/>
          <w:sz w:val="20"/>
          <w:szCs w:val="20"/>
        </w:rPr>
        <w:t>The metrics reporting tool should allow the users to generate reports by selecting the metrics, the project reporting frequency, and the format (graphical or tabular) of the report. The tool will display the summary and trend of the selected metrics on the screen. The users can also export the report as a PDF or Excel file</w:t>
      </w:r>
    </w:p>
    <w:p w14:paraId="12028F87" w14:textId="5750BC4A" w:rsidR="001B0240" w:rsidRPr="002010EF" w:rsidRDefault="00661955" w:rsidP="002010EF">
      <w:pPr>
        <w:pStyle w:val="Heading1"/>
        <w:numPr>
          <w:ilvl w:val="3"/>
          <w:numId w:val="18"/>
        </w:numPr>
        <w:rPr>
          <w:rFonts w:ascii="Calibri" w:hAnsi="Calibri" w:cs="Calibri"/>
          <w:b w:val="0"/>
          <w:bCs w:val="0"/>
          <w:sz w:val="20"/>
          <w:szCs w:val="20"/>
        </w:rPr>
      </w:pPr>
      <w:bookmarkStart w:id="89" w:name="_Toc202469164"/>
      <w:r w:rsidRPr="002010EF">
        <w:rPr>
          <w:rFonts w:ascii="Calibri" w:hAnsi="Calibri" w:cs="Calibri"/>
          <w:b w:val="0"/>
          <w:bCs w:val="0"/>
          <w:sz w:val="20"/>
          <w:szCs w:val="20"/>
        </w:rPr>
        <w:t>Compliance reporting should happen from the tool.  How many PMs have not submitted the data for how many fortnights, how many reviews are not done by DMs/DDs/DHs etc.</w:t>
      </w:r>
      <w:bookmarkEnd w:id="89"/>
    </w:p>
    <w:p w14:paraId="748E8957" w14:textId="77777777" w:rsidR="000C2178" w:rsidRPr="002010EF" w:rsidRDefault="000C2178" w:rsidP="002010EF">
      <w:pPr>
        <w:pStyle w:val="Heading1"/>
        <w:numPr>
          <w:ilvl w:val="3"/>
          <w:numId w:val="18"/>
        </w:numPr>
        <w:rPr>
          <w:rFonts w:ascii="Calibri" w:hAnsi="Calibri" w:cs="Calibri"/>
          <w:b w:val="0"/>
          <w:bCs w:val="0"/>
          <w:sz w:val="20"/>
          <w:szCs w:val="20"/>
        </w:rPr>
      </w:pPr>
      <w:bookmarkStart w:id="90" w:name="_Toc202469165"/>
      <w:r w:rsidRPr="002010EF">
        <w:rPr>
          <w:rFonts w:ascii="Calibri" w:hAnsi="Calibri" w:cs="Calibri"/>
          <w:b w:val="0"/>
          <w:bCs w:val="0"/>
          <w:sz w:val="20"/>
          <w:szCs w:val="20"/>
        </w:rPr>
        <w:t>A dashboard that displays the summary and overview for the selected PL, account, Project, DD, DM or PM</w:t>
      </w:r>
      <w:bookmarkEnd w:id="90"/>
    </w:p>
    <w:p w14:paraId="1B37D15C" w14:textId="77777777" w:rsidR="000C2178" w:rsidRPr="002010EF" w:rsidRDefault="000C2178" w:rsidP="002010EF">
      <w:pPr>
        <w:pStyle w:val="Heading1"/>
        <w:numPr>
          <w:ilvl w:val="3"/>
          <w:numId w:val="18"/>
        </w:numPr>
        <w:rPr>
          <w:rFonts w:ascii="Calibri" w:hAnsi="Calibri" w:cs="Calibri"/>
          <w:b w:val="0"/>
          <w:bCs w:val="0"/>
          <w:sz w:val="20"/>
          <w:szCs w:val="20"/>
        </w:rPr>
      </w:pPr>
      <w:bookmarkStart w:id="91" w:name="_Toc202469166"/>
      <w:r w:rsidRPr="002010EF">
        <w:rPr>
          <w:rFonts w:ascii="Calibri" w:hAnsi="Calibri" w:cs="Calibri"/>
          <w:b w:val="0"/>
          <w:bCs w:val="0"/>
          <w:sz w:val="20"/>
          <w:szCs w:val="20"/>
        </w:rPr>
        <w:t>Overall RAG report with a drill down report</w:t>
      </w:r>
      <w:bookmarkEnd w:id="91"/>
    </w:p>
    <w:p w14:paraId="4767688C" w14:textId="77777777" w:rsidR="000C2178" w:rsidRPr="002010EF" w:rsidRDefault="000C2178" w:rsidP="002010EF">
      <w:pPr>
        <w:pStyle w:val="Heading1"/>
        <w:numPr>
          <w:ilvl w:val="3"/>
          <w:numId w:val="18"/>
        </w:numPr>
        <w:rPr>
          <w:rFonts w:ascii="Calibri" w:hAnsi="Calibri" w:cs="Calibri"/>
          <w:b w:val="0"/>
          <w:bCs w:val="0"/>
          <w:sz w:val="20"/>
          <w:szCs w:val="20"/>
        </w:rPr>
      </w:pPr>
      <w:bookmarkStart w:id="92" w:name="_Toc202469167"/>
      <w:r w:rsidRPr="002010EF">
        <w:rPr>
          <w:rFonts w:ascii="Calibri" w:hAnsi="Calibri" w:cs="Calibri"/>
          <w:b w:val="0"/>
          <w:bCs w:val="0"/>
          <w:sz w:val="20"/>
          <w:szCs w:val="20"/>
        </w:rPr>
        <w:t>User should be able to export and share the reports in different formats, such as PDF, Excel, CSV, or HTML.</w:t>
      </w:r>
      <w:bookmarkEnd w:id="92"/>
    </w:p>
    <w:p w14:paraId="4FCE28FB" w14:textId="39E5AE4C" w:rsidR="000C2178" w:rsidRPr="00661955" w:rsidRDefault="000C2178" w:rsidP="00661955">
      <w:pPr>
        <w:pStyle w:val="Heading1"/>
        <w:numPr>
          <w:ilvl w:val="3"/>
          <w:numId w:val="18"/>
        </w:numPr>
        <w:rPr>
          <w:rFonts w:ascii="Calibri" w:hAnsi="Calibri" w:cs="Calibri"/>
          <w:b w:val="0"/>
          <w:bCs w:val="0"/>
          <w:sz w:val="20"/>
          <w:szCs w:val="20"/>
        </w:rPr>
      </w:pPr>
      <w:bookmarkStart w:id="93" w:name="_Toc202469168"/>
      <w:r w:rsidRPr="002010EF">
        <w:rPr>
          <w:rFonts w:ascii="Calibri" w:hAnsi="Calibri" w:cs="Calibri"/>
          <w:b w:val="0"/>
          <w:bCs w:val="0"/>
          <w:sz w:val="20"/>
          <w:szCs w:val="20"/>
        </w:rPr>
        <w:t>Average Metrics values for the selected frequencies for each metrics</w:t>
      </w:r>
      <w:bookmarkEnd w:id="93"/>
    </w:p>
    <w:p w14:paraId="3306F25C" w14:textId="77777777" w:rsidR="000C2178" w:rsidRPr="002010EF" w:rsidRDefault="000C2178" w:rsidP="002010EF">
      <w:pPr>
        <w:pStyle w:val="Heading1"/>
        <w:numPr>
          <w:ilvl w:val="3"/>
          <w:numId w:val="18"/>
        </w:numPr>
        <w:rPr>
          <w:rFonts w:ascii="Calibri" w:hAnsi="Calibri" w:cs="Calibri"/>
          <w:b w:val="0"/>
          <w:bCs w:val="0"/>
          <w:sz w:val="20"/>
          <w:szCs w:val="20"/>
        </w:rPr>
      </w:pPr>
      <w:bookmarkStart w:id="94" w:name="_Toc202469169"/>
      <w:r w:rsidRPr="002010EF">
        <w:rPr>
          <w:rFonts w:ascii="Calibri" w:hAnsi="Calibri" w:cs="Calibri"/>
          <w:b w:val="0"/>
          <w:bCs w:val="0"/>
          <w:sz w:val="20"/>
          <w:szCs w:val="20"/>
        </w:rPr>
        <w:t>Compliance reporting should happen from the tool.  How many PMs have not submitted the data for how many fortnights, how many reviews are not done by DMs/DDs/DHs etc.</w:t>
      </w:r>
      <w:bookmarkEnd w:id="94"/>
    </w:p>
    <w:p w14:paraId="5BA4802D" w14:textId="77777777" w:rsidR="000C2178" w:rsidRPr="001E7F9E" w:rsidRDefault="000C2178" w:rsidP="000C2178">
      <w:pPr>
        <w:spacing w:after="160" w:line="259" w:lineRule="auto"/>
        <w:rPr>
          <w:rFonts w:ascii="Calibri" w:hAnsi="Calibri" w:cs="Calibri"/>
          <w:sz w:val="20"/>
          <w:szCs w:val="20"/>
        </w:rPr>
      </w:pPr>
    </w:p>
    <w:p w14:paraId="329155E7" w14:textId="75E17BFF" w:rsidR="00A5283F" w:rsidRPr="001E7F9E" w:rsidRDefault="00F3597E" w:rsidP="005F6A0D">
      <w:pPr>
        <w:pStyle w:val="Heading1"/>
        <w:numPr>
          <w:ilvl w:val="1"/>
          <w:numId w:val="18"/>
        </w:numPr>
        <w:rPr>
          <w:rFonts w:ascii="Calibri" w:hAnsi="Calibri" w:cs="Calibri"/>
          <w:sz w:val="20"/>
          <w:szCs w:val="20"/>
        </w:rPr>
      </w:pPr>
      <w:bookmarkStart w:id="95" w:name="_Toc202469170"/>
      <w:r w:rsidRPr="001E7F9E">
        <w:rPr>
          <w:rFonts w:ascii="Calibri" w:eastAsia="Calibri" w:hAnsi="Calibri" w:cs="Calibri"/>
          <w:sz w:val="20"/>
          <w:szCs w:val="20"/>
        </w:rPr>
        <w:t>Metrics Historical Database and Baselines</w:t>
      </w:r>
      <w:bookmarkEnd w:id="95"/>
    </w:p>
    <w:p w14:paraId="06190ED3" w14:textId="47A1BF72" w:rsidR="007A79D5" w:rsidRPr="001E7F9E" w:rsidRDefault="007A79D5" w:rsidP="00CD1930">
      <w:pPr>
        <w:pStyle w:val="Heading1"/>
        <w:numPr>
          <w:ilvl w:val="2"/>
          <w:numId w:val="18"/>
        </w:numPr>
        <w:rPr>
          <w:rFonts w:ascii="Calibri" w:hAnsi="Calibri" w:cs="Calibri"/>
          <w:sz w:val="20"/>
          <w:szCs w:val="20"/>
        </w:rPr>
      </w:pPr>
      <w:bookmarkStart w:id="96" w:name="_Toc202469171"/>
      <w:r w:rsidRPr="001E7F9E">
        <w:rPr>
          <w:rFonts w:ascii="Calibri" w:eastAsia="Calibri" w:hAnsi="Calibri" w:cs="Calibri"/>
          <w:sz w:val="20"/>
          <w:szCs w:val="20"/>
        </w:rPr>
        <w:t>Metrics Baselines</w:t>
      </w:r>
      <w:bookmarkEnd w:id="96"/>
      <w:r w:rsidRPr="001E7F9E">
        <w:rPr>
          <w:rFonts w:ascii="Calibri" w:eastAsia="Calibri" w:hAnsi="Calibri" w:cs="Calibri"/>
          <w:sz w:val="20"/>
          <w:szCs w:val="20"/>
        </w:rPr>
        <w:t xml:space="preserve"> </w:t>
      </w:r>
    </w:p>
    <w:p w14:paraId="20745719" w14:textId="62D0FA23" w:rsidR="007A79D5" w:rsidRPr="002010EF" w:rsidRDefault="007A79D5" w:rsidP="002010EF">
      <w:pPr>
        <w:pStyle w:val="Heading1"/>
        <w:numPr>
          <w:ilvl w:val="3"/>
          <w:numId w:val="18"/>
        </w:numPr>
        <w:rPr>
          <w:rFonts w:ascii="Calibri" w:hAnsi="Calibri" w:cs="Calibri"/>
          <w:b w:val="0"/>
          <w:bCs w:val="0"/>
          <w:sz w:val="20"/>
          <w:szCs w:val="20"/>
        </w:rPr>
      </w:pPr>
      <w:bookmarkStart w:id="97" w:name="_Toc202469172"/>
      <w:r w:rsidRPr="002010EF">
        <w:rPr>
          <w:rFonts w:ascii="Calibri" w:hAnsi="Calibri" w:cs="Calibri"/>
          <w:b w:val="0"/>
          <w:bCs w:val="0"/>
          <w:sz w:val="20"/>
          <w:szCs w:val="20"/>
        </w:rPr>
        <w:t>Manage and track Baselines &amp; define Targets &amp;Thresholds at the account level by project type. (Segmentation of metrics based on project type, technology, sizing technique and methodology)</w:t>
      </w:r>
      <w:bookmarkEnd w:id="97"/>
      <w:r w:rsidRPr="002010EF">
        <w:rPr>
          <w:rFonts w:ascii="Calibri" w:hAnsi="Calibri" w:cs="Calibri"/>
          <w:b w:val="0"/>
          <w:bCs w:val="0"/>
          <w:sz w:val="20"/>
          <w:szCs w:val="20"/>
        </w:rPr>
        <w:t xml:space="preserve"> </w:t>
      </w:r>
    </w:p>
    <w:p w14:paraId="2A87E12F" w14:textId="77777777" w:rsidR="007A79D5" w:rsidRPr="001E7F9E" w:rsidRDefault="007A79D5" w:rsidP="00CD1930">
      <w:pPr>
        <w:pStyle w:val="Heading1"/>
        <w:numPr>
          <w:ilvl w:val="2"/>
          <w:numId w:val="18"/>
        </w:numPr>
        <w:rPr>
          <w:rFonts w:ascii="Calibri" w:hAnsi="Calibri" w:cs="Calibri"/>
          <w:b w:val="0"/>
          <w:bCs w:val="0"/>
          <w:sz w:val="20"/>
          <w:szCs w:val="20"/>
        </w:rPr>
      </w:pPr>
      <w:bookmarkStart w:id="98" w:name="_Toc202469173"/>
      <w:r w:rsidRPr="001E7F9E">
        <w:rPr>
          <w:rFonts w:ascii="Calibri" w:eastAsia="Calibri" w:hAnsi="Calibri" w:cs="Calibri"/>
          <w:sz w:val="20"/>
          <w:szCs w:val="20"/>
        </w:rPr>
        <w:t>Metrics</w:t>
      </w:r>
      <w:r w:rsidRPr="001E7F9E">
        <w:rPr>
          <w:rFonts w:ascii="Calibri" w:eastAsia="Calibri" w:hAnsi="Calibri" w:cs="Calibri"/>
          <w:color w:val="262626"/>
          <w:kern w:val="24"/>
          <w:sz w:val="20"/>
          <w:szCs w:val="20"/>
        </w:rPr>
        <w:t xml:space="preserve"> </w:t>
      </w:r>
      <w:r w:rsidRPr="005F6A0D">
        <w:rPr>
          <w:rFonts w:ascii="Calibri" w:eastAsia="Calibri" w:hAnsi="Calibri" w:cs="Calibri"/>
          <w:sz w:val="20"/>
          <w:szCs w:val="20"/>
        </w:rPr>
        <w:t>Historical</w:t>
      </w:r>
      <w:r w:rsidRPr="001E7F9E">
        <w:rPr>
          <w:rFonts w:ascii="Calibri" w:eastAsia="Calibri" w:hAnsi="Calibri" w:cs="Calibri"/>
          <w:color w:val="262626"/>
          <w:kern w:val="24"/>
          <w:sz w:val="20"/>
          <w:szCs w:val="20"/>
        </w:rPr>
        <w:t xml:space="preserve"> Database</w:t>
      </w:r>
      <w:bookmarkEnd w:id="98"/>
    </w:p>
    <w:p w14:paraId="69B660B7" w14:textId="261ADF77" w:rsidR="00FD4C0B" w:rsidRDefault="007A79D5" w:rsidP="002010EF">
      <w:pPr>
        <w:pStyle w:val="Heading1"/>
        <w:numPr>
          <w:ilvl w:val="3"/>
          <w:numId w:val="18"/>
        </w:numPr>
        <w:rPr>
          <w:rFonts w:ascii="Calibri" w:eastAsia="Calibri" w:hAnsi="Calibri" w:cs="Calibri"/>
          <w:b w:val="0"/>
          <w:bCs w:val="0"/>
          <w:color w:val="262626"/>
          <w:kern w:val="24"/>
          <w:sz w:val="20"/>
          <w:szCs w:val="20"/>
        </w:rPr>
      </w:pPr>
      <w:bookmarkStart w:id="99" w:name="_Toc202469174"/>
      <w:r w:rsidRPr="002010EF">
        <w:rPr>
          <w:rFonts w:ascii="Calibri" w:hAnsi="Calibri" w:cs="Calibri"/>
          <w:b w:val="0"/>
          <w:bCs w:val="0"/>
          <w:sz w:val="20"/>
          <w:szCs w:val="20"/>
        </w:rPr>
        <w:t>Maintenance</w:t>
      </w:r>
      <w:r w:rsidRPr="002010EF">
        <w:rPr>
          <w:rFonts w:ascii="Calibri" w:eastAsia="Calibri" w:hAnsi="Calibri" w:cs="Calibri"/>
          <w:b w:val="0"/>
          <w:bCs w:val="0"/>
          <w:color w:val="262626"/>
          <w:kern w:val="24"/>
          <w:sz w:val="20"/>
          <w:szCs w:val="20"/>
        </w:rPr>
        <w:t xml:space="preserve"> of org level metrics database to scale up for Predictive &amp; Prescriptive Analysis</w:t>
      </w:r>
      <w:bookmarkEnd w:id="99"/>
    </w:p>
    <w:p w14:paraId="4ECF9DDF" w14:textId="2241E9EA" w:rsidR="005C7F37" w:rsidRPr="005C7F37" w:rsidRDefault="005C7F37" w:rsidP="005C7F37">
      <w:pPr>
        <w:pStyle w:val="Heading1"/>
        <w:numPr>
          <w:ilvl w:val="3"/>
          <w:numId w:val="18"/>
        </w:numPr>
        <w:rPr>
          <w:rFonts w:ascii="Calibri" w:hAnsi="Calibri" w:cs="Calibri"/>
          <w:b w:val="0"/>
          <w:bCs w:val="0"/>
          <w:sz w:val="20"/>
          <w:szCs w:val="20"/>
        </w:rPr>
      </w:pPr>
      <w:bookmarkStart w:id="100" w:name="_Toc202469175"/>
      <w:r w:rsidRPr="005C7F37">
        <w:rPr>
          <w:rFonts w:ascii="Calibri" w:hAnsi="Calibri" w:cs="Calibri"/>
          <w:b w:val="0"/>
          <w:bCs w:val="0"/>
          <w:sz w:val="20"/>
          <w:szCs w:val="20"/>
        </w:rPr>
        <w:t>Visual Representation of Historical data  at Entity level(From the collected data)</w:t>
      </w:r>
      <w:bookmarkEnd w:id="100"/>
    </w:p>
    <w:p w14:paraId="11C61F54" w14:textId="76049D38" w:rsidR="00953DAB" w:rsidRPr="001E7F9E" w:rsidRDefault="00953DAB" w:rsidP="00CD1930">
      <w:pPr>
        <w:pStyle w:val="Heading1"/>
        <w:numPr>
          <w:ilvl w:val="1"/>
          <w:numId w:val="18"/>
        </w:numPr>
        <w:rPr>
          <w:rFonts w:ascii="Calibri" w:hAnsi="Calibri" w:cs="Calibri"/>
          <w:sz w:val="20"/>
          <w:szCs w:val="20"/>
        </w:rPr>
      </w:pPr>
      <w:bookmarkStart w:id="101" w:name="_Toc202469176"/>
      <w:r w:rsidRPr="00CD1930">
        <w:rPr>
          <w:rFonts w:ascii="Calibri" w:eastAsia="Calibri" w:hAnsi="Calibri" w:cs="Calibri"/>
          <w:sz w:val="20"/>
          <w:szCs w:val="20"/>
        </w:rPr>
        <w:t>Admin</w:t>
      </w:r>
      <w:r w:rsidR="00642E88" w:rsidRPr="00CD1930">
        <w:rPr>
          <w:rFonts w:ascii="Calibri" w:eastAsia="Calibri" w:hAnsi="Calibri" w:cs="Calibri"/>
          <w:sz w:val="20"/>
          <w:szCs w:val="20"/>
        </w:rPr>
        <w:t>istration</w:t>
      </w:r>
      <w:bookmarkEnd w:id="101"/>
    </w:p>
    <w:p w14:paraId="78AC9575" w14:textId="77777777" w:rsidR="00953DAB" w:rsidRPr="007943A4" w:rsidRDefault="00953DAB" w:rsidP="007943A4">
      <w:pPr>
        <w:pStyle w:val="Heading1"/>
        <w:numPr>
          <w:ilvl w:val="3"/>
          <w:numId w:val="18"/>
        </w:numPr>
        <w:rPr>
          <w:rFonts w:ascii="Calibri" w:hAnsi="Calibri" w:cs="Calibri"/>
          <w:b w:val="0"/>
          <w:bCs w:val="0"/>
          <w:sz w:val="20"/>
          <w:szCs w:val="20"/>
        </w:rPr>
      </w:pPr>
      <w:bookmarkStart w:id="102" w:name="_Toc202469177"/>
      <w:r w:rsidRPr="007943A4">
        <w:rPr>
          <w:rFonts w:ascii="Calibri" w:hAnsi="Calibri" w:cs="Calibri"/>
          <w:b w:val="0"/>
          <w:bCs w:val="0"/>
          <w:sz w:val="20"/>
          <w:szCs w:val="20"/>
        </w:rPr>
        <w:t>System should be allowed to define users and roles</w:t>
      </w:r>
      <w:bookmarkEnd w:id="102"/>
    </w:p>
    <w:p w14:paraId="0FEE8F56" w14:textId="77777777" w:rsidR="00953DAB" w:rsidRPr="007943A4" w:rsidRDefault="00953DAB" w:rsidP="007943A4">
      <w:pPr>
        <w:pStyle w:val="Heading1"/>
        <w:numPr>
          <w:ilvl w:val="3"/>
          <w:numId w:val="18"/>
        </w:numPr>
        <w:rPr>
          <w:rFonts w:ascii="Calibri" w:hAnsi="Calibri" w:cs="Calibri"/>
          <w:b w:val="0"/>
          <w:bCs w:val="0"/>
          <w:sz w:val="20"/>
          <w:szCs w:val="20"/>
        </w:rPr>
      </w:pPr>
      <w:bookmarkStart w:id="103" w:name="_Toc202469178"/>
      <w:r w:rsidRPr="007943A4">
        <w:rPr>
          <w:rFonts w:ascii="Calibri" w:hAnsi="Calibri" w:cs="Calibri"/>
          <w:b w:val="0"/>
          <w:bCs w:val="0"/>
          <w:sz w:val="20"/>
          <w:szCs w:val="20"/>
        </w:rPr>
        <w:t>Users should be able to define and maintain masters / configurations</w:t>
      </w:r>
      <w:bookmarkEnd w:id="103"/>
      <w:r w:rsidRPr="007943A4">
        <w:rPr>
          <w:rFonts w:ascii="Calibri" w:hAnsi="Calibri" w:cs="Calibri"/>
          <w:b w:val="0"/>
          <w:bCs w:val="0"/>
          <w:sz w:val="20"/>
          <w:szCs w:val="20"/>
        </w:rPr>
        <w:t xml:space="preserve"> </w:t>
      </w:r>
    </w:p>
    <w:p w14:paraId="4DFD8406" w14:textId="77777777" w:rsidR="00953DAB" w:rsidRPr="007943A4" w:rsidRDefault="00953DAB" w:rsidP="007943A4">
      <w:pPr>
        <w:pStyle w:val="Heading1"/>
        <w:numPr>
          <w:ilvl w:val="3"/>
          <w:numId w:val="18"/>
        </w:numPr>
        <w:rPr>
          <w:rFonts w:ascii="Calibri" w:hAnsi="Calibri" w:cs="Calibri"/>
          <w:b w:val="0"/>
          <w:bCs w:val="0"/>
          <w:sz w:val="20"/>
          <w:szCs w:val="20"/>
        </w:rPr>
      </w:pPr>
      <w:bookmarkStart w:id="104" w:name="_Toc202469179"/>
      <w:r w:rsidRPr="007943A4">
        <w:rPr>
          <w:rFonts w:ascii="Calibri" w:hAnsi="Calibri" w:cs="Calibri"/>
          <w:b w:val="0"/>
          <w:bCs w:val="0"/>
          <w:sz w:val="20"/>
          <w:szCs w:val="20"/>
        </w:rPr>
        <w:t>Able to define the access rights at various level as below</w:t>
      </w:r>
      <w:bookmarkEnd w:id="104"/>
    </w:p>
    <w:p w14:paraId="11BEB359" w14:textId="77777777" w:rsidR="00953DAB" w:rsidRPr="001E7F9E" w:rsidRDefault="00953DAB" w:rsidP="00953DAB">
      <w:pPr>
        <w:ind w:left="1440"/>
        <w:rPr>
          <w:rFonts w:ascii="Calibri" w:hAnsi="Calibri" w:cs="Calibri"/>
          <w:sz w:val="20"/>
          <w:szCs w:val="20"/>
        </w:rPr>
      </w:pPr>
    </w:p>
    <w:p w14:paraId="5BF316A7" w14:textId="78DE2251" w:rsidR="00953DAB" w:rsidRPr="001E7F9E" w:rsidRDefault="00AF670C" w:rsidP="00642E88">
      <w:pPr>
        <w:suppressAutoHyphens w:val="0"/>
        <w:spacing w:after="160" w:line="259" w:lineRule="auto"/>
        <w:ind w:left="2160"/>
        <w:rPr>
          <w:rFonts w:ascii="Calibri" w:hAnsi="Calibri" w:cs="Calibri"/>
          <w:sz w:val="20"/>
          <w:szCs w:val="20"/>
        </w:rPr>
      </w:pPr>
      <w:r w:rsidRPr="001E7F9E">
        <w:rPr>
          <w:rFonts w:ascii="Calibri" w:hAnsi="Calibri" w:cs="Calibri"/>
          <w:noProof/>
          <w:sz w:val="20"/>
          <w:szCs w:val="20"/>
        </w:rPr>
        <w:lastRenderedPageBreak/>
        <w:drawing>
          <wp:inline distT="0" distB="0" distL="0" distR="0" wp14:anchorId="2A66AF4B" wp14:editId="086DD702">
            <wp:extent cx="3100705" cy="2268855"/>
            <wp:effectExtent l="0" t="57150" r="0" b="93345"/>
            <wp:docPr id="4" name="Diagram 1">
              <a:extLst xmlns:a="http://schemas.openxmlformats.org/drawingml/2006/main">
                <a:ext uri="{FF2B5EF4-FFF2-40B4-BE49-F238E27FC236}">
                  <a16:creationId xmlns:a16="http://schemas.microsoft.com/office/drawing/2014/main" id="{92CE68AC-945D-4255-8795-D27FF1ECB29F}"/>
                </a:ext>
              </a:extLst>
            </wp:docPr>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14:paraId="17B8DCC9" w14:textId="77777777" w:rsidR="00953DAB" w:rsidRPr="001E7F9E" w:rsidRDefault="00953DAB" w:rsidP="00953DAB">
      <w:pPr>
        <w:ind w:left="2160"/>
        <w:rPr>
          <w:rFonts w:ascii="Calibri" w:hAnsi="Calibri" w:cs="Calibri"/>
          <w:sz w:val="20"/>
          <w:szCs w:val="20"/>
        </w:rPr>
      </w:pPr>
    </w:p>
    <w:p w14:paraId="6BE9EF79" w14:textId="77777777" w:rsidR="00953DAB" w:rsidRPr="001E7F9E" w:rsidRDefault="00953DAB" w:rsidP="008950D2">
      <w:pPr>
        <w:pStyle w:val="Heading1"/>
        <w:numPr>
          <w:ilvl w:val="1"/>
          <w:numId w:val="18"/>
        </w:numPr>
        <w:rPr>
          <w:rFonts w:ascii="Calibri" w:hAnsi="Calibri" w:cs="Calibri"/>
          <w:sz w:val="20"/>
          <w:szCs w:val="20"/>
        </w:rPr>
      </w:pPr>
      <w:bookmarkStart w:id="105" w:name="_Toc202469180"/>
      <w:r w:rsidRPr="008950D2">
        <w:rPr>
          <w:rFonts w:ascii="Calibri" w:eastAsia="Calibri" w:hAnsi="Calibri" w:cs="Calibri"/>
          <w:sz w:val="20"/>
          <w:szCs w:val="20"/>
        </w:rPr>
        <w:t>Configurations</w:t>
      </w:r>
      <w:bookmarkEnd w:id="105"/>
    </w:p>
    <w:p w14:paraId="0894EB59" w14:textId="77777777" w:rsidR="00953DAB" w:rsidRPr="001E7F9E" w:rsidRDefault="00953DAB" w:rsidP="004E6C6D">
      <w:pPr>
        <w:pStyle w:val="Heading1"/>
        <w:numPr>
          <w:ilvl w:val="2"/>
          <w:numId w:val="18"/>
        </w:numPr>
        <w:rPr>
          <w:rFonts w:ascii="Calibri" w:hAnsi="Calibri" w:cs="Calibri"/>
          <w:sz w:val="20"/>
          <w:szCs w:val="20"/>
        </w:rPr>
      </w:pPr>
      <w:bookmarkStart w:id="106" w:name="_Toc202469181"/>
      <w:r w:rsidRPr="004E6C6D">
        <w:rPr>
          <w:rFonts w:ascii="Calibri" w:eastAsia="Calibri" w:hAnsi="Calibri" w:cs="Calibri"/>
          <w:sz w:val="20"/>
          <w:szCs w:val="20"/>
        </w:rPr>
        <w:t>Governance</w:t>
      </w:r>
      <w:r w:rsidRPr="001E7F9E">
        <w:rPr>
          <w:rFonts w:ascii="Calibri" w:hAnsi="Calibri" w:cs="Calibri"/>
          <w:sz w:val="20"/>
          <w:szCs w:val="20"/>
        </w:rPr>
        <w:t xml:space="preserve"> Workflow</w:t>
      </w:r>
      <w:bookmarkEnd w:id="106"/>
    </w:p>
    <w:p w14:paraId="54156882" w14:textId="77777777" w:rsidR="00953DAB" w:rsidRPr="00906F13" w:rsidRDefault="00953DAB" w:rsidP="00906F13">
      <w:pPr>
        <w:pStyle w:val="Heading1"/>
        <w:numPr>
          <w:ilvl w:val="3"/>
          <w:numId w:val="18"/>
        </w:numPr>
        <w:rPr>
          <w:rFonts w:ascii="Calibri" w:hAnsi="Calibri" w:cs="Calibri"/>
          <w:b w:val="0"/>
          <w:bCs w:val="0"/>
          <w:sz w:val="20"/>
          <w:szCs w:val="20"/>
        </w:rPr>
      </w:pPr>
      <w:bookmarkStart w:id="107" w:name="_Toc202469182"/>
      <w:r w:rsidRPr="00906F13">
        <w:rPr>
          <w:rFonts w:ascii="Calibri" w:hAnsi="Calibri" w:cs="Calibri"/>
          <w:b w:val="0"/>
          <w:bCs w:val="0"/>
          <w:sz w:val="20"/>
          <w:szCs w:val="20"/>
        </w:rPr>
        <w:t>DH, DD, DM review frequency(Weekly, Fortnightly, Monthly, Quarterly) to be defined</w:t>
      </w:r>
      <w:bookmarkEnd w:id="107"/>
    </w:p>
    <w:p w14:paraId="54571F63" w14:textId="77777777" w:rsidR="00953DAB" w:rsidRDefault="00953DAB" w:rsidP="004E6C6D">
      <w:pPr>
        <w:pStyle w:val="Heading1"/>
        <w:numPr>
          <w:ilvl w:val="2"/>
          <w:numId w:val="18"/>
        </w:numPr>
        <w:rPr>
          <w:rFonts w:ascii="Calibri" w:hAnsi="Calibri" w:cs="Calibri"/>
          <w:sz w:val="20"/>
          <w:szCs w:val="20"/>
        </w:rPr>
      </w:pPr>
      <w:bookmarkStart w:id="108" w:name="_Toc202469183"/>
      <w:r w:rsidRPr="004E6C6D">
        <w:rPr>
          <w:rFonts w:ascii="Calibri" w:eastAsia="Calibri" w:hAnsi="Calibri" w:cs="Calibri"/>
          <w:sz w:val="20"/>
          <w:szCs w:val="20"/>
        </w:rPr>
        <w:t>Thresholds</w:t>
      </w:r>
      <w:r w:rsidRPr="001E7F9E">
        <w:rPr>
          <w:rFonts w:ascii="Calibri" w:hAnsi="Calibri" w:cs="Calibri"/>
          <w:sz w:val="20"/>
          <w:szCs w:val="20"/>
        </w:rPr>
        <w:t xml:space="preserve"> for alerts to be defined</w:t>
      </w:r>
      <w:bookmarkEnd w:id="108"/>
    </w:p>
    <w:p w14:paraId="273036B0" w14:textId="6AED76E4" w:rsidR="008C5054" w:rsidRDefault="008C5054" w:rsidP="008C5054">
      <w:pPr>
        <w:pStyle w:val="Heading1"/>
        <w:numPr>
          <w:ilvl w:val="2"/>
          <w:numId w:val="18"/>
        </w:numPr>
        <w:rPr>
          <w:rFonts w:ascii="Calibri" w:hAnsi="Calibri" w:cs="Calibri"/>
          <w:sz w:val="20"/>
          <w:szCs w:val="20"/>
        </w:rPr>
      </w:pPr>
      <w:bookmarkStart w:id="109" w:name="_Toc202469184"/>
      <w:r>
        <w:rPr>
          <w:rFonts w:ascii="Calibri" w:eastAsia="Calibri" w:hAnsi="Calibri" w:cs="Calibri"/>
          <w:sz w:val="20"/>
          <w:szCs w:val="20"/>
        </w:rPr>
        <w:t>Application Settings</w:t>
      </w:r>
      <w:bookmarkEnd w:id="109"/>
    </w:p>
    <w:p w14:paraId="3F5461C5" w14:textId="77777777" w:rsidR="008C5054" w:rsidRPr="008C5054" w:rsidRDefault="008C5054" w:rsidP="008C5054"/>
    <w:p w14:paraId="235ABABB" w14:textId="77777777" w:rsidR="00835EEE" w:rsidRPr="001E7F9E" w:rsidRDefault="00835EEE" w:rsidP="00750359">
      <w:pPr>
        <w:pStyle w:val="Heading1"/>
        <w:numPr>
          <w:ilvl w:val="1"/>
          <w:numId w:val="18"/>
        </w:numPr>
        <w:rPr>
          <w:rFonts w:ascii="Calibri" w:hAnsi="Calibri" w:cs="Calibri"/>
          <w:sz w:val="20"/>
          <w:szCs w:val="20"/>
        </w:rPr>
      </w:pPr>
      <w:bookmarkStart w:id="110" w:name="_Toc202469185"/>
      <w:bookmarkStart w:id="111" w:name="_Toc106099584"/>
      <w:r w:rsidRPr="001E7F9E">
        <w:rPr>
          <w:rFonts w:ascii="Calibri" w:hAnsi="Calibri" w:cs="Calibri"/>
          <w:sz w:val="20"/>
          <w:szCs w:val="20"/>
        </w:rPr>
        <w:t>Non-Functional Requirements</w:t>
      </w:r>
      <w:bookmarkEnd w:id="110"/>
    </w:p>
    <w:p w14:paraId="6ABA65C8" w14:textId="77777777" w:rsidR="00835EEE" w:rsidRPr="001E7F9E" w:rsidRDefault="00835EEE" w:rsidP="00835EEE">
      <w:pPr>
        <w:rPr>
          <w:rFonts w:ascii="Calibri" w:hAnsi="Calibri" w:cs="Calibri"/>
          <w:sz w:val="20"/>
          <w:szCs w:val="20"/>
        </w:rPr>
      </w:pPr>
    </w:p>
    <w:p w14:paraId="0BDF9F4C" w14:textId="77777777" w:rsidR="00835EEE" w:rsidRPr="001E7F9E" w:rsidRDefault="00835EEE" w:rsidP="00835EEE">
      <w:pPr>
        <w:ind w:left="1440"/>
        <w:rPr>
          <w:rFonts w:ascii="Calibri" w:hAnsi="Calibri" w:cs="Calibri"/>
          <w:sz w:val="20"/>
          <w:szCs w:val="20"/>
        </w:rPr>
      </w:pPr>
      <w:r w:rsidRPr="001E7F9E">
        <w:rPr>
          <w:rFonts w:ascii="Calibri" w:hAnsi="Calibri" w:cs="Calibri"/>
          <w:sz w:val="20"/>
          <w:szCs w:val="20"/>
        </w:rPr>
        <w:t>The below mentioned non–functional requirements need to be mentioned in this section</w:t>
      </w:r>
    </w:p>
    <w:p w14:paraId="1CEEE0D5" w14:textId="77777777" w:rsidR="00835EEE" w:rsidRPr="001E7F9E" w:rsidRDefault="00835EEE" w:rsidP="00835EEE">
      <w:pPr>
        <w:ind w:left="1440" w:firstLine="568"/>
        <w:rPr>
          <w:rFonts w:ascii="Calibri" w:hAnsi="Calibri" w:cs="Calibri"/>
          <w:sz w:val="20"/>
          <w:szCs w:val="20"/>
        </w:rPr>
      </w:pPr>
    </w:p>
    <w:tbl>
      <w:tblPr>
        <w:tblW w:w="5160" w:type="dxa"/>
        <w:tblInd w:w="1440" w:type="dxa"/>
        <w:tblLayout w:type="fixed"/>
        <w:tblLook w:val="0000" w:firstRow="0" w:lastRow="0" w:firstColumn="0" w:lastColumn="0" w:noHBand="0" w:noVBand="0"/>
      </w:tblPr>
      <w:tblGrid>
        <w:gridCol w:w="1758"/>
        <w:gridCol w:w="3402"/>
      </w:tblGrid>
      <w:tr w:rsidR="00835EEE" w:rsidRPr="001E7F9E" w14:paraId="0B5EEBDF" w14:textId="77777777" w:rsidTr="00835EEE">
        <w:trPr>
          <w:trHeight w:val="285"/>
        </w:trPr>
        <w:tc>
          <w:tcPr>
            <w:tcW w:w="1758" w:type="dxa"/>
            <w:tcBorders>
              <w:top w:val="single" w:sz="4" w:space="0" w:color="000000"/>
              <w:left w:val="single" w:sz="4" w:space="0" w:color="000000"/>
              <w:bottom w:val="single" w:sz="4" w:space="0" w:color="000000"/>
            </w:tcBorders>
            <w:shd w:val="clear" w:color="auto" w:fill="D9D9D9"/>
            <w:vAlign w:val="center"/>
          </w:tcPr>
          <w:p w14:paraId="13340407" w14:textId="77777777" w:rsidR="00835EEE" w:rsidRPr="001E7F9E" w:rsidRDefault="00835EEE" w:rsidP="00C20D37">
            <w:pPr>
              <w:jc w:val="center"/>
              <w:rPr>
                <w:rFonts w:ascii="Calibri" w:hAnsi="Calibri" w:cs="Calibri"/>
                <w:b/>
                <w:sz w:val="20"/>
                <w:szCs w:val="20"/>
              </w:rPr>
            </w:pPr>
            <w:r w:rsidRPr="001E7F9E">
              <w:rPr>
                <w:rFonts w:ascii="Calibri" w:hAnsi="Calibri" w:cs="Calibri"/>
                <w:b/>
                <w:sz w:val="20"/>
                <w:szCs w:val="20"/>
              </w:rPr>
              <w:t>Type</w:t>
            </w:r>
          </w:p>
        </w:tc>
        <w:tc>
          <w:tcPr>
            <w:tcW w:w="3402" w:type="dxa"/>
            <w:tcBorders>
              <w:top w:val="single" w:sz="4" w:space="0" w:color="000000"/>
              <w:left w:val="single" w:sz="4" w:space="0" w:color="000000"/>
              <w:bottom w:val="single" w:sz="4" w:space="0" w:color="000000"/>
              <w:right w:val="single" w:sz="4" w:space="0" w:color="000000"/>
            </w:tcBorders>
            <w:shd w:val="clear" w:color="auto" w:fill="D9D9D9"/>
          </w:tcPr>
          <w:p w14:paraId="4D8B404E" w14:textId="77777777" w:rsidR="00835EEE" w:rsidRPr="001E7F9E" w:rsidRDefault="00835EEE" w:rsidP="00C20D37">
            <w:pPr>
              <w:jc w:val="center"/>
              <w:rPr>
                <w:rFonts w:ascii="Calibri" w:hAnsi="Calibri" w:cs="Calibri"/>
                <w:b/>
                <w:sz w:val="20"/>
                <w:szCs w:val="20"/>
              </w:rPr>
            </w:pPr>
          </w:p>
          <w:p w14:paraId="722EE047" w14:textId="77777777" w:rsidR="00835EEE" w:rsidRPr="001E7F9E" w:rsidRDefault="00835EEE" w:rsidP="00C20D37">
            <w:pPr>
              <w:spacing w:after="240"/>
              <w:jc w:val="center"/>
              <w:rPr>
                <w:rFonts w:ascii="Calibri" w:hAnsi="Calibri" w:cs="Calibri"/>
                <w:b/>
                <w:sz w:val="20"/>
                <w:szCs w:val="20"/>
              </w:rPr>
            </w:pPr>
            <w:r w:rsidRPr="001E7F9E">
              <w:rPr>
                <w:rFonts w:ascii="Calibri" w:hAnsi="Calibri" w:cs="Calibri"/>
                <w:b/>
                <w:sz w:val="20"/>
                <w:szCs w:val="20"/>
              </w:rPr>
              <w:t>Requirement</w:t>
            </w:r>
          </w:p>
        </w:tc>
      </w:tr>
      <w:tr w:rsidR="00835EEE" w:rsidRPr="001E7F9E" w14:paraId="519E102E" w14:textId="77777777" w:rsidTr="00835EEE">
        <w:trPr>
          <w:trHeight w:val="240"/>
        </w:trPr>
        <w:tc>
          <w:tcPr>
            <w:tcW w:w="1758" w:type="dxa"/>
            <w:tcBorders>
              <w:top w:val="single" w:sz="4" w:space="0" w:color="000000"/>
              <w:left w:val="single" w:sz="4" w:space="0" w:color="000000"/>
              <w:bottom w:val="single" w:sz="4" w:space="0" w:color="000000"/>
              <w:right w:val="single" w:sz="4" w:space="0" w:color="000000"/>
            </w:tcBorders>
          </w:tcPr>
          <w:p w14:paraId="538B8907" w14:textId="77777777" w:rsidR="00835EEE" w:rsidRPr="001E7F9E" w:rsidRDefault="00835EEE" w:rsidP="00C20D37">
            <w:pPr>
              <w:rPr>
                <w:rFonts w:ascii="Calibri" w:hAnsi="Calibri" w:cs="Calibri"/>
                <w:b/>
                <w:color w:val="000000"/>
                <w:sz w:val="20"/>
                <w:szCs w:val="20"/>
              </w:rPr>
            </w:pPr>
            <w:r w:rsidRPr="001E7F9E">
              <w:rPr>
                <w:rFonts w:ascii="Calibri" w:hAnsi="Calibri" w:cs="Calibri"/>
                <w:b/>
                <w:color w:val="000000"/>
                <w:sz w:val="20"/>
                <w:szCs w:val="20"/>
              </w:rPr>
              <w:t>Scalability</w:t>
            </w:r>
          </w:p>
        </w:tc>
        <w:tc>
          <w:tcPr>
            <w:tcW w:w="3402" w:type="dxa"/>
            <w:tcBorders>
              <w:top w:val="single" w:sz="4" w:space="0" w:color="000000"/>
              <w:left w:val="single" w:sz="4" w:space="0" w:color="000000"/>
              <w:bottom w:val="single" w:sz="4" w:space="0" w:color="000000"/>
              <w:right w:val="single" w:sz="4" w:space="0" w:color="000000"/>
            </w:tcBorders>
          </w:tcPr>
          <w:p w14:paraId="2B14A22B" w14:textId="77777777" w:rsidR="00835EEE" w:rsidRPr="001E7F9E" w:rsidRDefault="00835EEE" w:rsidP="00C20D37">
            <w:pPr>
              <w:rPr>
                <w:rFonts w:ascii="Calibri" w:hAnsi="Calibri" w:cs="Calibri"/>
                <w:b/>
                <w:color w:val="000000"/>
                <w:sz w:val="20"/>
                <w:szCs w:val="20"/>
              </w:rPr>
            </w:pPr>
          </w:p>
        </w:tc>
      </w:tr>
      <w:tr w:rsidR="00835EEE" w:rsidRPr="001E7F9E" w14:paraId="3B212D52" w14:textId="77777777" w:rsidTr="00835EEE">
        <w:trPr>
          <w:trHeight w:val="240"/>
        </w:trPr>
        <w:tc>
          <w:tcPr>
            <w:tcW w:w="1758" w:type="dxa"/>
            <w:tcBorders>
              <w:top w:val="single" w:sz="4" w:space="0" w:color="000000"/>
              <w:left w:val="single" w:sz="4" w:space="0" w:color="000000"/>
              <w:bottom w:val="single" w:sz="4" w:space="0" w:color="000000"/>
              <w:right w:val="single" w:sz="4" w:space="0" w:color="000000"/>
            </w:tcBorders>
          </w:tcPr>
          <w:p w14:paraId="37DF9645" w14:textId="77777777" w:rsidR="00835EEE" w:rsidRPr="001E7F9E" w:rsidRDefault="00835EEE" w:rsidP="00C20D37">
            <w:pPr>
              <w:rPr>
                <w:rFonts w:ascii="Calibri" w:hAnsi="Calibri" w:cs="Calibri"/>
                <w:b/>
                <w:color w:val="000000"/>
                <w:sz w:val="20"/>
                <w:szCs w:val="20"/>
              </w:rPr>
            </w:pPr>
            <w:r w:rsidRPr="001E7F9E">
              <w:rPr>
                <w:rFonts w:ascii="Calibri" w:hAnsi="Calibri" w:cs="Calibri"/>
                <w:b/>
                <w:color w:val="000000"/>
                <w:sz w:val="20"/>
                <w:szCs w:val="20"/>
              </w:rPr>
              <w:t>Reliability</w:t>
            </w:r>
          </w:p>
        </w:tc>
        <w:tc>
          <w:tcPr>
            <w:tcW w:w="3402" w:type="dxa"/>
            <w:tcBorders>
              <w:top w:val="single" w:sz="4" w:space="0" w:color="000000"/>
              <w:left w:val="single" w:sz="4" w:space="0" w:color="000000"/>
              <w:bottom w:val="single" w:sz="4" w:space="0" w:color="000000"/>
              <w:right w:val="single" w:sz="4" w:space="0" w:color="000000"/>
            </w:tcBorders>
          </w:tcPr>
          <w:p w14:paraId="17949B94" w14:textId="77777777" w:rsidR="00835EEE" w:rsidRPr="001E7F9E" w:rsidRDefault="00835EEE" w:rsidP="00C20D37">
            <w:pPr>
              <w:rPr>
                <w:rFonts w:ascii="Calibri" w:hAnsi="Calibri" w:cs="Calibri"/>
                <w:b/>
                <w:color w:val="000000"/>
                <w:sz w:val="20"/>
                <w:szCs w:val="20"/>
              </w:rPr>
            </w:pPr>
          </w:p>
        </w:tc>
      </w:tr>
      <w:tr w:rsidR="00835EEE" w:rsidRPr="001E7F9E" w14:paraId="15FD64E9" w14:textId="77777777" w:rsidTr="00835EEE">
        <w:trPr>
          <w:trHeight w:val="240"/>
        </w:trPr>
        <w:tc>
          <w:tcPr>
            <w:tcW w:w="1758" w:type="dxa"/>
            <w:tcBorders>
              <w:top w:val="single" w:sz="4" w:space="0" w:color="000000"/>
              <w:left w:val="single" w:sz="4" w:space="0" w:color="000000"/>
              <w:bottom w:val="single" w:sz="4" w:space="0" w:color="000000"/>
              <w:right w:val="single" w:sz="4" w:space="0" w:color="000000"/>
            </w:tcBorders>
          </w:tcPr>
          <w:p w14:paraId="02D4713E" w14:textId="77777777" w:rsidR="00835EEE" w:rsidRPr="001E7F9E" w:rsidRDefault="00835EEE" w:rsidP="00C20D37">
            <w:pPr>
              <w:rPr>
                <w:rFonts w:ascii="Calibri" w:hAnsi="Calibri" w:cs="Calibri"/>
                <w:b/>
                <w:color w:val="000000"/>
                <w:sz w:val="20"/>
                <w:szCs w:val="20"/>
              </w:rPr>
            </w:pPr>
            <w:r w:rsidRPr="001E7F9E">
              <w:rPr>
                <w:rFonts w:ascii="Calibri" w:hAnsi="Calibri" w:cs="Calibri"/>
                <w:b/>
                <w:color w:val="000000"/>
                <w:sz w:val="20"/>
                <w:szCs w:val="20"/>
              </w:rPr>
              <w:t>Maintainability</w:t>
            </w:r>
          </w:p>
        </w:tc>
        <w:tc>
          <w:tcPr>
            <w:tcW w:w="3402" w:type="dxa"/>
            <w:tcBorders>
              <w:top w:val="single" w:sz="4" w:space="0" w:color="000000"/>
              <w:left w:val="single" w:sz="4" w:space="0" w:color="000000"/>
              <w:bottom w:val="single" w:sz="4" w:space="0" w:color="000000"/>
              <w:right w:val="single" w:sz="4" w:space="0" w:color="000000"/>
            </w:tcBorders>
          </w:tcPr>
          <w:p w14:paraId="2B0911D2" w14:textId="77777777" w:rsidR="00835EEE" w:rsidRPr="001E7F9E" w:rsidRDefault="00835EEE" w:rsidP="00C20D37">
            <w:pPr>
              <w:rPr>
                <w:rFonts w:ascii="Calibri" w:hAnsi="Calibri" w:cs="Calibri"/>
                <w:b/>
                <w:color w:val="000000"/>
                <w:sz w:val="20"/>
                <w:szCs w:val="20"/>
              </w:rPr>
            </w:pPr>
          </w:p>
        </w:tc>
      </w:tr>
      <w:tr w:rsidR="00835EEE" w:rsidRPr="001E7F9E" w14:paraId="5FC0D4B5" w14:textId="77777777" w:rsidTr="00835EEE">
        <w:trPr>
          <w:trHeight w:val="240"/>
        </w:trPr>
        <w:tc>
          <w:tcPr>
            <w:tcW w:w="1758" w:type="dxa"/>
            <w:tcBorders>
              <w:top w:val="single" w:sz="4" w:space="0" w:color="000000"/>
              <w:left w:val="single" w:sz="4" w:space="0" w:color="000000"/>
              <w:bottom w:val="single" w:sz="4" w:space="0" w:color="000000"/>
              <w:right w:val="single" w:sz="4" w:space="0" w:color="000000"/>
            </w:tcBorders>
          </w:tcPr>
          <w:p w14:paraId="3514EAEE" w14:textId="77777777" w:rsidR="00835EEE" w:rsidRPr="001E7F9E" w:rsidRDefault="00835EEE" w:rsidP="00C20D37">
            <w:pPr>
              <w:rPr>
                <w:rFonts w:ascii="Calibri" w:hAnsi="Calibri" w:cs="Calibri"/>
                <w:b/>
                <w:color w:val="000000"/>
                <w:sz w:val="20"/>
                <w:szCs w:val="20"/>
              </w:rPr>
            </w:pPr>
            <w:r w:rsidRPr="001E7F9E">
              <w:rPr>
                <w:rFonts w:ascii="Calibri" w:hAnsi="Calibri" w:cs="Calibri"/>
                <w:b/>
                <w:color w:val="000000"/>
                <w:sz w:val="20"/>
                <w:szCs w:val="20"/>
              </w:rPr>
              <w:t>Security</w:t>
            </w:r>
          </w:p>
        </w:tc>
        <w:tc>
          <w:tcPr>
            <w:tcW w:w="3402" w:type="dxa"/>
            <w:tcBorders>
              <w:top w:val="single" w:sz="4" w:space="0" w:color="000000"/>
              <w:left w:val="single" w:sz="4" w:space="0" w:color="000000"/>
              <w:bottom w:val="single" w:sz="4" w:space="0" w:color="000000"/>
              <w:right w:val="single" w:sz="4" w:space="0" w:color="000000"/>
            </w:tcBorders>
          </w:tcPr>
          <w:p w14:paraId="7E856D58" w14:textId="77777777" w:rsidR="00835EEE" w:rsidRPr="001E7F9E" w:rsidRDefault="00835EEE" w:rsidP="00C20D37">
            <w:pPr>
              <w:rPr>
                <w:rFonts w:ascii="Calibri" w:hAnsi="Calibri" w:cs="Calibri"/>
                <w:b/>
                <w:color w:val="000000"/>
                <w:sz w:val="20"/>
                <w:szCs w:val="20"/>
              </w:rPr>
            </w:pPr>
          </w:p>
        </w:tc>
      </w:tr>
      <w:tr w:rsidR="00835EEE" w:rsidRPr="001E7F9E" w14:paraId="1B8E3294" w14:textId="77777777" w:rsidTr="00835EEE">
        <w:trPr>
          <w:trHeight w:val="240"/>
        </w:trPr>
        <w:tc>
          <w:tcPr>
            <w:tcW w:w="1758" w:type="dxa"/>
            <w:tcBorders>
              <w:top w:val="single" w:sz="4" w:space="0" w:color="000000"/>
              <w:left w:val="single" w:sz="4" w:space="0" w:color="000000"/>
              <w:bottom w:val="single" w:sz="4" w:space="0" w:color="000000"/>
              <w:right w:val="single" w:sz="4" w:space="0" w:color="000000"/>
            </w:tcBorders>
          </w:tcPr>
          <w:p w14:paraId="03AD1AD2" w14:textId="77777777" w:rsidR="00835EEE" w:rsidRPr="001E7F9E" w:rsidRDefault="00835EEE" w:rsidP="00C20D37">
            <w:pPr>
              <w:rPr>
                <w:rFonts w:ascii="Calibri" w:hAnsi="Calibri" w:cs="Calibri"/>
                <w:b/>
                <w:color w:val="000000"/>
                <w:sz w:val="20"/>
                <w:szCs w:val="20"/>
              </w:rPr>
            </w:pPr>
            <w:r w:rsidRPr="001E7F9E">
              <w:rPr>
                <w:rFonts w:ascii="Calibri" w:hAnsi="Calibri" w:cs="Calibri"/>
                <w:b/>
                <w:color w:val="000000"/>
                <w:sz w:val="20"/>
                <w:szCs w:val="20"/>
              </w:rPr>
              <w:t>Availability</w:t>
            </w:r>
          </w:p>
        </w:tc>
        <w:tc>
          <w:tcPr>
            <w:tcW w:w="3402" w:type="dxa"/>
            <w:tcBorders>
              <w:top w:val="single" w:sz="4" w:space="0" w:color="000000"/>
              <w:left w:val="single" w:sz="4" w:space="0" w:color="000000"/>
              <w:bottom w:val="single" w:sz="4" w:space="0" w:color="000000"/>
              <w:right w:val="single" w:sz="4" w:space="0" w:color="000000"/>
            </w:tcBorders>
          </w:tcPr>
          <w:p w14:paraId="22EA8F75" w14:textId="77777777" w:rsidR="00835EEE" w:rsidRPr="001E7F9E" w:rsidRDefault="00835EEE" w:rsidP="00C20D37">
            <w:pPr>
              <w:rPr>
                <w:rFonts w:ascii="Calibri" w:hAnsi="Calibri" w:cs="Calibri"/>
                <w:b/>
                <w:color w:val="000000"/>
                <w:sz w:val="20"/>
                <w:szCs w:val="20"/>
              </w:rPr>
            </w:pPr>
          </w:p>
        </w:tc>
      </w:tr>
      <w:tr w:rsidR="00835EEE" w:rsidRPr="001E7F9E" w14:paraId="0FD8483D" w14:textId="77777777" w:rsidTr="00835EEE">
        <w:trPr>
          <w:trHeight w:val="240"/>
        </w:trPr>
        <w:tc>
          <w:tcPr>
            <w:tcW w:w="1758" w:type="dxa"/>
            <w:tcBorders>
              <w:top w:val="single" w:sz="4" w:space="0" w:color="000000"/>
              <w:left w:val="single" w:sz="4" w:space="0" w:color="000000"/>
              <w:bottom w:val="single" w:sz="4" w:space="0" w:color="000000"/>
              <w:right w:val="single" w:sz="4" w:space="0" w:color="000000"/>
            </w:tcBorders>
          </w:tcPr>
          <w:p w14:paraId="39371EA6" w14:textId="77777777" w:rsidR="00835EEE" w:rsidRPr="001E7F9E" w:rsidRDefault="00835EEE" w:rsidP="00C20D37">
            <w:pPr>
              <w:rPr>
                <w:rFonts w:ascii="Calibri" w:hAnsi="Calibri" w:cs="Calibri"/>
                <w:b/>
                <w:color w:val="000000"/>
                <w:sz w:val="20"/>
                <w:szCs w:val="20"/>
              </w:rPr>
            </w:pPr>
            <w:r w:rsidRPr="001E7F9E">
              <w:rPr>
                <w:rFonts w:ascii="Calibri" w:hAnsi="Calibri" w:cs="Calibri"/>
                <w:b/>
                <w:color w:val="000000"/>
                <w:sz w:val="20"/>
                <w:szCs w:val="20"/>
              </w:rPr>
              <w:t>Usability</w:t>
            </w:r>
          </w:p>
        </w:tc>
        <w:tc>
          <w:tcPr>
            <w:tcW w:w="3402" w:type="dxa"/>
            <w:tcBorders>
              <w:top w:val="single" w:sz="4" w:space="0" w:color="000000"/>
              <w:left w:val="single" w:sz="4" w:space="0" w:color="000000"/>
              <w:bottom w:val="single" w:sz="4" w:space="0" w:color="000000"/>
              <w:right w:val="single" w:sz="4" w:space="0" w:color="000000"/>
            </w:tcBorders>
          </w:tcPr>
          <w:p w14:paraId="129F99B4" w14:textId="77777777" w:rsidR="00835EEE" w:rsidRPr="001E7F9E" w:rsidRDefault="00835EEE" w:rsidP="00C20D37">
            <w:pPr>
              <w:rPr>
                <w:rFonts w:ascii="Calibri" w:hAnsi="Calibri" w:cs="Calibri"/>
                <w:b/>
                <w:color w:val="000000"/>
                <w:sz w:val="20"/>
                <w:szCs w:val="20"/>
              </w:rPr>
            </w:pPr>
          </w:p>
        </w:tc>
      </w:tr>
      <w:tr w:rsidR="00835EEE" w:rsidRPr="001E7F9E" w14:paraId="632C9652" w14:textId="77777777" w:rsidTr="00835EEE">
        <w:trPr>
          <w:trHeight w:val="240"/>
        </w:trPr>
        <w:tc>
          <w:tcPr>
            <w:tcW w:w="1758" w:type="dxa"/>
            <w:tcBorders>
              <w:top w:val="single" w:sz="4" w:space="0" w:color="000000"/>
              <w:left w:val="single" w:sz="4" w:space="0" w:color="000000"/>
              <w:bottom w:val="single" w:sz="4" w:space="0" w:color="000000"/>
              <w:right w:val="single" w:sz="4" w:space="0" w:color="000000"/>
            </w:tcBorders>
          </w:tcPr>
          <w:p w14:paraId="77580853" w14:textId="77777777" w:rsidR="00835EEE" w:rsidRPr="001E7F9E" w:rsidRDefault="00835EEE" w:rsidP="00C20D37">
            <w:pPr>
              <w:rPr>
                <w:rFonts w:ascii="Calibri" w:hAnsi="Calibri" w:cs="Calibri"/>
                <w:b/>
                <w:color w:val="000000"/>
                <w:sz w:val="20"/>
                <w:szCs w:val="20"/>
              </w:rPr>
            </w:pPr>
            <w:r w:rsidRPr="001E7F9E">
              <w:rPr>
                <w:rFonts w:ascii="Calibri" w:hAnsi="Calibri" w:cs="Calibri"/>
                <w:b/>
                <w:color w:val="000000"/>
                <w:sz w:val="20"/>
                <w:szCs w:val="20"/>
              </w:rPr>
              <w:t>Performance</w:t>
            </w:r>
          </w:p>
        </w:tc>
        <w:tc>
          <w:tcPr>
            <w:tcW w:w="3402" w:type="dxa"/>
            <w:tcBorders>
              <w:top w:val="single" w:sz="4" w:space="0" w:color="000000"/>
              <w:left w:val="single" w:sz="4" w:space="0" w:color="000000"/>
              <w:bottom w:val="single" w:sz="4" w:space="0" w:color="000000"/>
              <w:right w:val="single" w:sz="4" w:space="0" w:color="000000"/>
            </w:tcBorders>
          </w:tcPr>
          <w:p w14:paraId="074452E4" w14:textId="77777777" w:rsidR="00835EEE" w:rsidRPr="001E7F9E" w:rsidRDefault="00835EEE" w:rsidP="00C20D37">
            <w:pPr>
              <w:rPr>
                <w:rFonts w:ascii="Calibri" w:hAnsi="Calibri" w:cs="Calibri"/>
                <w:b/>
                <w:color w:val="000000"/>
                <w:sz w:val="20"/>
                <w:szCs w:val="20"/>
              </w:rPr>
            </w:pPr>
          </w:p>
        </w:tc>
      </w:tr>
      <w:tr w:rsidR="00835EEE" w:rsidRPr="001E7F9E" w14:paraId="72484475" w14:textId="77777777" w:rsidTr="00835EEE">
        <w:trPr>
          <w:trHeight w:val="240"/>
        </w:trPr>
        <w:tc>
          <w:tcPr>
            <w:tcW w:w="1758" w:type="dxa"/>
            <w:tcBorders>
              <w:top w:val="single" w:sz="4" w:space="0" w:color="000000"/>
              <w:left w:val="single" w:sz="4" w:space="0" w:color="000000"/>
              <w:bottom w:val="single" w:sz="4" w:space="0" w:color="000000"/>
              <w:right w:val="single" w:sz="4" w:space="0" w:color="000000"/>
            </w:tcBorders>
          </w:tcPr>
          <w:p w14:paraId="408FA90C" w14:textId="77777777" w:rsidR="00835EEE" w:rsidRPr="001E7F9E" w:rsidRDefault="00835EEE" w:rsidP="00C20D37">
            <w:pPr>
              <w:rPr>
                <w:rFonts w:ascii="Calibri" w:hAnsi="Calibri" w:cs="Calibri"/>
                <w:b/>
                <w:color w:val="000000"/>
                <w:sz w:val="20"/>
                <w:szCs w:val="20"/>
              </w:rPr>
            </w:pPr>
            <w:r w:rsidRPr="001E7F9E">
              <w:rPr>
                <w:rFonts w:ascii="Calibri" w:hAnsi="Calibri" w:cs="Calibri"/>
                <w:b/>
                <w:color w:val="000000"/>
                <w:sz w:val="20"/>
                <w:szCs w:val="20"/>
              </w:rPr>
              <w:t>Portability</w:t>
            </w:r>
          </w:p>
        </w:tc>
        <w:tc>
          <w:tcPr>
            <w:tcW w:w="3402" w:type="dxa"/>
            <w:tcBorders>
              <w:top w:val="single" w:sz="4" w:space="0" w:color="000000"/>
              <w:left w:val="single" w:sz="4" w:space="0" w:color="000000"/>
              <w:bottom w:val="single" w:sz="4" w:space="0" w:color="000000"/>
              <w:right w:val="single" w:sz="4" w:space="0" w:color="000000"/>
            </w:tcBorders>
          </w:tcPr>
          <w:p w14:paraId="6255025B" w14:textId="77777777" w:rsidR="00835EEE" w:rsidRPr="001E7F9E" w:rsidRDefault="00835EEE" w:rsidP="00C20D37">
            <w:pPr>
              <w:rPr>
                <w:rFonts w:ascii="Calibri" w:hAnsi="Calibri" w:cs="Calibri"/>
                <w:b/>
                <w:color w:val="000000"/>
                <w:sz w:val="20"/>
                <w:szCs w:val="20"/>
              </w:rPr>
            </w:pPr>
          </w:p>
        </w:tc>
      </w:tr>
      <w:tr w:rsidR="00835EEE" w:rsidRPr="001E7F9E" w14:paraId="590392AA" w14:textId="77777777" w:rsidTr="00835EEE">
        <w:trPr>
          <w:trHeight w:val="240"/>
        </w:trPr>
        <w:tc>
          <w:tcPr>
            <w:tcW w:w="1758" w:type="dxa"/>
            <w:tcBorders>
              <w:top w:val="single" w:sz="4" w:space="0" w:color="000000"/>
              <w:left w:val="single" w:sz="4" w:space="0" w:color="000000"/>
              <w:bottom w:val="single" w:sz="4" w:space="0" w:color="000000"/>
              <w:right w:val="single" w:sz="4" w:space="0" w:color="000000"/>
            </w:tcBorders>
          </w:tcPr>
          <w:p w14:paraId="59772FD1" w14:textId="77777777" w:rsidR="00835EEE" w:rsidRPr="001E7F9E" w:rsidRDefault="00835EEE" w:rsidP="00C20D37">
            <w:pPr>
              <w:rPr>
                <w:rFonts w:ascii="Calibri" w:hAnsi="Calibri" w:cs="Calibri"/>
                <w:b/>
                <w:color w:val="000000"/>
                <w:sz w:val="20"/>
                <w:szCs w:val="20"/>
              </w:rPr>
            </w:pPr>
            <w:r w:rsidRPr="001E7F9E">
              <w:rPr>
                <w:rFonts w:ascii="Calibri" w:hAnsi="Calibri" w:cs="Calibri"/>
                <w:b/>
                <w:color w:val="000000"/>
                <w:sz w:val="20"/>
                <w:szCs w:val="20"/>
              </w:rPr>
              <w:t>Data Integrity</w:t>
            </w:r>
          </w:p>
        </w:tc>
        <w:tc>
          <w:tcPr>
            <w:tcW w:w="3402" w:type="dxa"/>
            <w:tcBorders>
              <w:top w:val="single" w:sz="4" w:space="0" w:color="000000"/>
              <w:left w:val="single" w:sz="4" w:space="0" w:color="000000"/>
              <w:bottom w:val="single" w:sz="4" w:space="0" w:color="000000"/>
              <w:right w:val="single" w:sz="4" w:space="0" w:color="000000"/>
            </w:tcBorders>
          </w:tcPr>
          <w:p w14:paraId="4C7253BF" w14:textId="77777777" w:rsidR="00835EEE" w:rsidRPr="001E7F9E" w:rsidRDefault="00835EEE" w:rsidP="00C20D37">
            <w:pPr>
              <w:rPr>
                <w:rFonts w:ascii="Calibri" w:hAnsi="Calibri" w:cs="Calibri"/>
                <w:b/>
                <w:color w:val="000000"/>
                <w:sz w:val="20"/>
                <w:szCs w:val="20"/>
              </w:rPr>
            </w:pPr>
          </w:p>
        </w:tc>
      </w:tr>
      <w:tr w:rsidR="00835EEE" w:rsidRPr="001E7F9E" w14:paraId="5B45F808" w14:textId="77777777" w:rsidTr="00835EEE">
        <w:trPr>
          <w:trHeight w:val="240"/>
        </w:trPr>
        <w:tc>
          <w:tcPr>
            <w:tcW w:w="1758" w:type="dxa"/>
            <w:tcBorders>
              <w:top w:val="single" w:sz="4" w:space="0" w:color="000000"/>
              <w:left w:val="single" w:sz="4" w:space="0" w:color="000000"/>
              <w:bottom w:val="single" w:sz="4" w:space="0" w:color="000000"/>
              <w:right w:val="single" w:sz="4" w:space="0" w:color="000000"/>
            </w:tcBorders>
          </w:tcPr>
          <w:p w14:paraId="791E5A26" w14:textId="77777777" w:rsidR="00835EEE" w:rsidRPr="001E7F9E" w:rsidRDefault="00835EEE" w:rsidP="00C20D37">
            <w:pPr>
              <w:rPr>
                <w:rFonts w:ascii="Calibri" w:hAnsi="Calibri" w:cs="Calibri"/>
                <w:b/>
                <w:color w:val="000000"/>
                <w:sz w:val="20"/>
                <w:szCs w:val="20"/>
              </w:rPr>
            </w:pPr>
            <w:r w:rsidRPr="001E7F9E">
              <w:rPr>
                <w:rFonts w:ascii="Calibri" w:hAnsi="Calibri" w:cs="Calibri"/>
                <w:b/>
                <w:color w:val="000000"/>
                <w:sz w:val="20"/>
                <w:szCs w:val="20"/>
              </w:rPr>
              <w:t>Regulatory</w:t>
            </w:r>
          </w:p>
        </w:tc>
        <w:tc>
          <w:tcPr>
            <w:tcW w:w="3402" w:type="dxa"/>
            <w:tcBorders>
              <w:top w:val="single" w:sz="4" w:space="0" w:color="000000"/>
              <w:left w:val="single" w:sz="4" w:space="0" w:color="000000"/>
              <w:bottom w:val="single" w:sz="4" w:space="0" w:color="000000"/>
              <w:right w:val="single" w:sz="4" w:space="0" w:color="000000"/>
            </w:tcBorders>
          </w:tcPr>
          <w:p w14:paraId="1C754E35" w14:textId="77777777" w:rsidR="00835EEE" w:rsidRPr="001E7F9E" w:rsidRDefault="00835EEE" w:rsidP="00C20D37">
            <w:pPr>
              <w:rPr>
                <w:rFonts w:ascii="Calibri" w:hAnsi="Calibri" w:cs="Calibri"/>
                <w:b/>
                <w:color w:val="000000"/>
                <w:sz w:val="20"/>
                <w:szCs w:val="20"/>
              </w:rPr>
            </w:pPr>
          </w:p>
        </w:tc>
      </w:tr>
    </w:tbl>
    <w:p w14:paraId="26492E43" w14:textId="77777777" w:rsidR="00835EEE" w:rsidRPr="001E7F9E" w:rsidRDefault="00835EEE" w:rsidP="00835EEE">
      <w:pPr>
        <w:ind w:left="1440" w:firstLine="568"/>
        <w:rPr>
          <w:rFonts w:ascii="Calibri" w:hAnsi="Calibri" w:cs="Calibri"/>
          <w:sz w:val="20"/>
          <w:szCs w:val="20"/>
        </w:rPr>
      </w:pPr>
    </w:p>
    <w:p w14:paraId="4E07D141" w14:textId="691A85AD" w:rsidR="00835EEE" w:rsidRPr="00963E52" w:rsidRDefault="00953DAB" w:rsidP="00835EEE">
      <w:pPr>
        <w:pStyle w:val="Heading1"/>
        <w:numPr>
          <w:ilvl w:val="0"/>
          <w:numId w:val="18"/>
        </w:numPr>
        <w:rPr>
          <w:rFonts w:ascii="Calibri" w:hAnsi="Calibri" w:cs="Calibri"/>
          <w:sz w:val="20"/>
          <w:szCs w:val="20"/>
        </w:rPr>
      </w:pPr>
      <w:bookmarkStart w:id="112" w:name="_Toc106359247"/>
      <w:bookmarkStart w:id="113" w:name="_Toc202469186"/>
      <w:bookmarkEnd w:id="111"/>
      <w:bookmarkEnd w:id="112"/>
      <w:r w:rsidRPr="001E7F9E">
        <w:rPr>
          <w:rFonts w:ascii="Calibri" w:hAnsi="Calibri" w:cs="Calibri"/>
          <w:sz w:val="20"/>
          <w:szCs w:val="20"/>
        </w:rPr>
        <w:t>Annexure A</w:t>
      </w:r>
      <w:bookmarkEnd w:id="113"/>
    </w:p>
    <w:p w14:paraId="6E0D9905" w14:textId="77777777" w:rsidR="00953DAB" w:rsidRPr="001E7F9E" w:rsidRDefault="00953DAB" w:rsidP="005A6A92">
      <w:pPr>
        <w:pStyle w:val="ListParagraph"/>
        <w:numPr>
          <w:ilvl w:val="0"/>
          <w:numId w:val="22"/>
        </w:numPr>
        <w:spacing w:after="160" w:line="259" w:lineRule="auto"/>
        <w:rPr>
          <w:rFonts w:ascii="Calibri" w:hAnsi="Calibri" w:cs="Calibri"/>
          <w:sz w:val="20"/>
          <w:szCs w:val="20"/>
        </w:rPr>
      </w:pPr>
      <w:r w:rsidRPr="001E7F9E">
        <w:rPr>
          <w:rFonts w:ascii="Calibri" w:hAnsi="Calibri" w:cs="Calibri"/>
          <w:sz w:val="20"/>
          <w:szCs w:val="20"/>
        </w:rPr>
        <w:t>Refer below documents for the masters and sample metrics trackers</w:t>
      </w:r>
    </w:p>
    <w:p w14:paraId="1AB434E1" w14:textId="77777777" w:rsidR="00953DAB" w:rsidRPr="005A6A92" w:rsidRDefault="00953DAB" w:rsidP="005A6A92">
      <w:pPr>
        <w:pStyle w:val="ListParagraph"/>
        <w:numPr>
          <w:ilvl w:val="2"/>
          <w:numId w:val="22"/>
        </w:numPr>
        <w:spacing w:after="160" w:line="259" w:lineRule="auto"/>
        <w:rPr>
          <w:rFonts w:ascii="Calibri" w:hAnsi="Calibri" w:cs="Calibri"/>
          <w:sz w:val="20"/>
          <w:szCs w:val="20"/>
        </w:rPr>
      </w:pPr>
      <w:hyperlink r:id="rId23" w:history="1">
        <w:r w:rsidRPr="005A6A92">
          <w:rPr>
            <w:rStyle w:val="Hyperlink"/>
            <w:rFonts w:ascii="Calibri" w:hAnsi="Calibri" w:cs="Calibri"/>
            <w:sz w:val="20"/>
            <w:szCs w:val="20"/>
          </w:rPr>
          <w:t>ProjectMetrics-Tracker-Template_V1.0.xlsm</w:t>
        </w:r>
      </w:hyperlink>
    </w:p>
    <w:p w14:paraId="0E5D4A1F" w14:textId="77777777" w:rsidR="00953DAB" w:rsidRPr="005A6A92" w:rsidRDefault="00953DAB" w:rsidP="005A6A92">
      <w:pPr>
        <w:pStyle w:val="ListParagraph"/>
        <w:numPr>
          <w:ilvl w:val="2"/>
          <w:numId w:val="22"/>
        </w:numPr>
        <w:spacing w:after="160" w:line="259" w:lineRule="auto"/>
        <w:rPr>
          <w:rFonts w:ascii="Calibri" w:hAnsi="Calibri" w:cs="Calibri"/>
          <w:sz w:val="20"/>
          <w:szCs w:val="20"/>
        </w:rPr>
      </w:pPr>
      <w:hyperlink r:id="rId24" w:history="1">
        <w:r w:rsidRPr="005A6A92">
          <w:rPr>
            <w:rStyle w:val="Hyperlink"/>
            <w:rFonts w:ascii="Calibri" w:hAnsi="Calibri" w:cs="Calibri"/>
            <w:sz w:val="20"/>
            <w:szCs w:val="20"/>
          </w:rPr>
          <w:t>MetricsManagementSystem_Requirements.xlsx</w:t>
        </w:r>
      </w:hyperlink>
    </w:p>
    <w:p w14:paraId="2BF14B73" w14:textId="77777777" w:rsidR="00953DAB" w:rsidRPr="005A6A92" w:rsidRDefault="00953DAB" w:rsidP="005A6A92">
      <w:pPr>
        <w:pStyle w:val="ListParagraph"/>
        <w:numPr>
          <w:ilvl w:val="2"/>
          <w:numId w:val="22"/>
        </w:numPr>
        <w:spacing w:after="160" w:line="259" w:lineRule="auto"/>
        <w:rPr>
          <w:rStyle w:val="Hyperlink"/>
          <w:rFonts w:ascii="Calibri" w:hAnsi="Calibri" w:cs="Calibri"/>
          <w:sz w:val="20"/>
          <w:szCs w:val="20"/>
        </w:rPr>
      </w:pPr>
      <w:hyperlink r:id="rId25" w:history="1">
        <w:r w:rsidRPr="005A6A92">
          <w:rPr>
            <w:rStyle w:val="Hyperlink"/>
            <w:rFonts w:ascii="Calibri" w:hAnsi="Calibri" w:cs="Calibri"/>
            <w:sz w:val="20"/>
            <w:szCs w:val="20"/>
          </w:rPr>
          <w:t>Sonata Metrics Management System -Requirements_V1.0.pptx</w:t>
        </w:r>
      </w:hyperlink>
    </w:p>
    <w:p w14:paraId="62E8397E" w14:textId="77777777" w:rsidR="00953DAB" w:rsidRPr="005A6A92" w:rsidRDefault="00953DAB" w:rsidP="005A6A92">
      <w:pPr>
        <w:pStyle w:val="ListParagraph"/>
        <w:numPr>
          <w:ilvl w:val="2"/>
          <w:numId w:val="22"/>
        </w:numPr>
        <w:spacing w:after="160" w:line="259" w:lineRule="auto"/>
        <w:rPr>
          <w:rStyle w:val="Hyperlink"/>
          <w:rFonts w:ascii="Calibri" w:hAnsi="Calibri" w:cs="Calibri"/>
          <w:sz w:val="20"/>
          <w:szCs w:val="20"/>
        </w:rPr>
      </w:pPr>
      <w:hyperlink r:id="rId26" w:history="1">
        <w:r w:rsidRPr="005A6A92">
          <w:rPr>
            <w:rStyle w:val="Hyperlink"/>
            <w:rFonts w:ascii="Calibri" w:hAnsi="Calibri" w:cs="Calibri"/>
            <w:sz w:val="20"/>
            <w:szCs w:val="20"/>
          </w:rPr>
          <w:t>Sample Docs</w:t>
        </w:r>
      </w:hyperlink>
    </w:p>
    <w:p w14:paraId="01F271E4" w14:textId="77777777" w:rsidR="00953DAB" w:rsidRPr="001E7F9E" w:rsidRDefault="00953DAB" w:rsidP="00953DAB">
      <w:pPr>
        <w:ind w:left="2160"/>
        <w:rPr>
          <w:rFonts w:ascii="Calibri" w:hAnsi="Calibri" w:cs="Calibri"/>
          <w:sz w:val="20"/>
          <w:szCs w:val="20"/>
        </w:rPr>
      </w:pPr>
    </w:p>
    <w:sectPr w:rsidR="00953DAB" w:rsidRPr="001E7F9E" w:rsidSect="00B33DDE">
      <w:headerReference w:type="even" r:id="rId27"/>
      <w:headerReference w:type="default" r:id="rId28"/>
      <w:footerReference w:type="even" r:id="rId29"/>
      <w:footerReference w:type="default" r:id="rId30"/>
      <w:headerReference w:type="first" r:id="rId31"/>
      <w:footerReference w:type="first" r:id="rId32"/>
      <w:pgSz w:w="12240" w:h="15840" w:code="1"/>
      <w:pgMar w:top="1440" w:right="1440" w:bottom="1440" w:left="1440" w:header="720" w:footer="720" w:gutter="0"/>
      <w:pgNumType w:start="1"/>
      <w:cols w:space="72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43BA53" w14:textId="77777777" w:rsidR="001B5BA5" w:rsidRDefault="001B5BA5">
      <w:r>
        <w:separator/>
      </w:r>
    </w:p>
  </w:endnote>
  <w:endnote w:type="continuationSeparator" w:id="0">
    <w:p w14:paraId="393E5F5C" w14:textId="77777777" w:rsidR="001B5BA5" w:rsidRDefault="001B5BA5">
      <w:r>
        <w:continuationSeparator/>
      </w:r>
    </w:p>
  </w:endnote>
  <w:endnote w:type="continuationNotice" w:id="1">
    <w:p w14:paraId="437F9323" w14:textId="77777777" w:rsidR="001B5BA5" w:rsidRDefault="001B5BA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1"/>
    <w:family w:val="roman"/>
    <w:pitch w:val="variable"/>
    <w:sig w:usb0="00002000" w:usb1="00000000" w:usb2="00000000" w:usb3="00000000" w:csb0="00000000"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830F6" w14:textId="77777777" w:rsidR="00F11C82" w:rsidRDefault="00F11C82">
    <w:pPr>
      <w:pStyle w:val="Footer"/>
      <w:tabs>
        <w:tab w:val="clear" w:pos="4320"/>
        <w:tab w:val="clear" w:pos="8640"/>
        <w:tab w:val="center" w:pos="5049"/>
        <w:tab w:val="right" w:pos="10098"/>
      </w:tabs>
    </w:pPr>
    <w:r>
      <w:rPr>
        <w:rFonts w:ascii="Tahoma" w:hAnsi="Tahoma" w:cs="Tahoma"/>
        <w:color w:val="0000FF"/>
        <w:sz w:val="14"/>
        <w:szCs w:val="14"/>
      </w:rPr>
      <w:tab/>
    </w:r>
    <w:r>
      <w:rPr>
        <w:rFonts w:ascii="Arial" w:hAnsi="Arial" w:cs="Arial"/>
        <w:sz w:val="20"/>
        <w:szCs w:val="14"/>
      </w:rPr>
      <w:tab/>
    </w:r>
    <w:r>
      <w:rPr>
        <w:rFonts w:ascii="Arial" w:hAnsi="Arial" w:cs="Arial"/>
        <w:sz w:val="20"/>
        <w:szCs w:val="14"/>
      </w:rPr>
      <w:tab/>
    </w:r>
    <w:r>
      <w:rPr>
        <w:rFonts w:ascii="Arial" w:hAnsi="Arial" w:cs="Arial"/>
        <w:sz w:val="20"/>
        <w:szCs w:val="14"/>
      </w:rPr>
      <w:tab/>
    </w:r>
  </w:p>
  <w:p w14:paraId="018B0AF6" w14:textId="77777777" w:rsidR="00F11C82" w:rsidRDefault="00F11C8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73B24" w14:textId="77777777" w:rsidR="00F11C82" w:rsidRDefault="00F11C82"/>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CD7E7" w14:textId="77777777" w:rsidR="00F11C82" w:rsidRPr="006B4EAE" w:rsidRDefault="00F11C82" w:rsidP="006B4EAE">
    <w:pPr>
      <w:pStyle w:val="Footer"/>
      <w:jc w:val="both"/>
      <w:rPr>
        <w:rFonts w:ascii="Arial" w:hAnsi="Arial" w:cs="Arial"/>
        <w:sz w:val="20"/>
        <w:szCs w:val="20"/>
        <w:u w:val="single"/>
      </w:rPr>
    </w:pPr>
    <w:r>
      <w:rPr>
        <w:rFonts w:ascii="Arial" w:hAnsi="Arial" w:cs="Arial"/>
        <w:i/>
        <w:sz w:val="20"/>
        <w:szCs w:val="20"/>
        <w:u w:val="single"/>
      </w:rPr>
      <w:t xml:space="preserve">Template for </w:t>
    </w:r>
    <w:r w:rsidRPr="006B4EAE">
      <w:rPr>
        <w:rFonts w:ascii="Arial" w:hAnsi="Arial" w:cs="Arial"/>
        <w:i/>
        <w:sz w:val="20"/>
        <w:szCs w:val="20"/>
        <w:u w:val="single"/>
      </w:rPr>
      <w:t>Business Requirement Document</w:t>
    </w:r>
    <w:r w:rsidRPr="006B4EAE">
      <w:rPr>
        <w:rFonts w:ascii="Arial" w:hAnsi="Arial" w:cs="Arial"/>
        <w:i/>
        <w:sz w:val="20"/>
        <w:szCs w:val="20"/>
        <w:u w:val="single"/>
      </w:rPr>
      <w:tab/>
    </w:r>
    <w:r>
      <w:rPr>
        <w:rFonts w:ascii="Arial" w:hAnsi="Arial" w:cs="Arial"/>
        <w:i/>
        <w:sz w:val="20"/>
        <w:szCs w:val="20"/>
        <w:u w:val="single"/>
      </w:rPr>
      <w:t xml:space="preserve">                       </w:t>
    </w:r>
    <w:r w:rsidRPr="006B4EAE">
      <w:rPr>
        <w:rFonts w:ascii="Arial" w:hAnsi="Arial" w:cs="Arial"/>
        <w:sz w:val="20"/>
        <w:szCs w:val="20"/>
        <w:u w:val="single"/>
      </w:rPr>
      <w:t xml:space="preserve">Page </w:t>
    </w:r>
    <w:r w:rsidRPr="006B4EAE">
      <w:rPr>
        <w:rFonts w:ascii="Arial" w:hAnsi="Arial" w:cs="Arial"/>
        <w:sz w:val="20"/>
        <w:szCs w:val="20"/>
        <w:u w:val="single"/>
      </w:rPr>
      <w:fldChar w:fldCharType="begin"/>
    </w:r>
    <w:r w:rsidRPr="006B4EAE">
      <w:rPr>
        <w:rFonts w:ascii="Arial" w:hAnsi="Arial" w:cs="Arial"/>
        <w:sz w:val="20"/>
        <w:szCs w:val="20"/>
        <w:u w:val="single"/>
      </w:rPr>
      <w:instrText xml:space="preserve"> PAGE </w:instrText>
    </w:r>
    <w:r w:rsidRPr="006B4EAE">
      <w:rPr>
        <w:rFonts w:ascii="Arial" w:hAnsi="Arial" w:cs="Arial"/>
        <w:sz w:val="20"/>
        <w:szCs w:val="20"/>
        <w:u w:val="single"/>
      </w:rPr>
      <w:fldChar w:fldCharType="separate"/>
    </w:r>
    <w:r w:rsidRPr="006B4EAE">
      <w:rPr>
        <w:rFonts w:ascii="Arial" w:hAnsi="Arial" w:cs="Arial"/>
        <w:sz w:val="20"/>
        <w:szCs w:val="20"/>
        <w:u w:val="single"/>
      </w:rPr>
      <w:t>8</w:t>
    </w:r>
    <w:r w:rsidRPr="006B4EAE">
      <w:rPr>
        <w:rFonts w:ascii="Arial" w:hAnsi="Arial" w:cs="Arial"/>
        <w:sz w:val="20"/>
        <w:szCs w:val="20"/>
        <w:u w:val="single"/>
      </w:rPr>
      <w:fldChar w:fldCharType="end"/>
    </w:r>
    <w:r w:rsidRPr="006B4EAE">
      <w:rPr>
        <w:rFonts w:ascii="Arial" w:hAnsi="Arial" w:cs="Arial"/>
        <w:sz w:val="20"/>
        <w:szCs w:val="20"/>
        <w:u w:val="single"/>
      </w:rPr>
      <w:t xml:space="preserve"> of </w:t>
    </w:r>
    <w:r w:rsidRPr="006B4EAE">
      <w:rPr>
        <w:rFonts w:ascii="Arial" w:hAnsi="Arial" w:cs="Arial"/>
        <w:sz w:val="20"/>
        <w:szCs w:val="20"/>
        <w:u w:val="single"/>
      </w:rPr>
      <w:fldChar w:fldCharType="begin"/>
    </w:r>
    <w:r w:rsidRPr="006B4EAE">
      <w:rPr>
        <w:rFonts w:ascii="Arial" w:hAnsi="Arial" w:cs="Arial"/>
        <w:sz w:val="20"/>
        <w:szCs w:val="20"/>
        <w:u w:val="single"/>
      </w:rPr>
      <w:instrText xml:space="preserve"> NUMPAGES  </w:instrText>
    </w:r>
    <w:r w:rsidRPr="006B4EAE">
      <w:rPr>
        <w:rFonts w:ascii="Arial" w:hAnsi="Arial" w:cs="Arial"/>
        <w:sz w:val="20"/>
        <w:szCs w:val="20"/>
        <w:u w:val="single"/>
      </w:rPr>
      <w:fldChar w:fldCharType="separate"/>
    </w:r>
    <w:r w:rsidRPr="006B4EAE">
      <w:rPr>
        <w:rFonts w:ascii="Arial" w:hAnsi="Arial" w:cs="Arial"/>
        <w:sz w:val="20"/>
        <w:szCs w:val="20"/>
        <w:u w:val="single"/>
      </w:rPr>
      <w:t>11</w:t>
    </w:r>
    <w:r w:rsidRPr="006B4EAE">
      <w:rPr>
        <w:rFonts w:ascii="Arial" w:hAnsi="Arial" w:cs="Arial"/>
        <w:sz w:val="20"/>
        <w:szCs w:val="20"/>
        <w:u w:val="single"/>
      </w:rPr>
      <w:fldChar w:fldCharType="end"/>
    </w:r>
    <w:r w:rsidRPr="006B4EAE">
      <w:rPr>
        <w:rFonts w:ascii="Arial" w:hAnsi="Arial" w:cs="Arial"/>
        <w:sz w:val="20"/>
        <w:szCs w:val="20"/>
        <w:u w:val="single"/>
      </w:rPr>
      <w:t xml:space="preserve"> </w:t>
    </w:r>
    <w:r w:rsidRPr="006B4EAE">
      <w:rPr>
        <w:rFonts w:ascii="Arial" w:hAnsi="Arial" w:cs="Arial"/>
        <w:sz w:val="20"/>
        <w:szCs w:val="20"/>
        <w:u w:val="single"/>
      </w:rPr>
      <w:tab/>
      <w:t xml:space="preserve"> Jul 2022</w:t>
    </w:r>
  </w:p>
  <w:p w14:paraId="2D139B60" w14:textId="77777777" w:rsidR="00F11C82" w:rsidRDefault="00F11C8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BEC97" w14:textId="77777777" w:rsidR="00F11C82" w:rsidRDefault="00F11C8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AD0E69" w14:textId="77777777" w:rsidR="001B5BA5" w:rsidRDefault="001B5BA5">
      <w:r>
        <w:separator/>
      </w:r>
    </w:p>
  </w:footnote>
  <w:footnote w:type="continuationSeparator" w:id="0">
    <w:p w14:paraId="55E3CE07" w14:textId="77777777" w:rsidR="001B5BA5" w:rsidRDefault="001B5BA5">
      <w:r>
        <w:continuationSeparator/>
      </w:r>
    </w:p>
  </w:footnote>
  <w:footnote w:type="continuationNotice" w:id="1">
    <w:p w14:paraId="504A4CC1" w14:textId="77777777" w:rsidR="001B5BA5" w:rsidRDefault="001B5BA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66284" w14:textId="77777777" w:rsidR="00F11C82" w:rsidRPr="00675B2C" w:rsidRDefault="00F11C82" w:rsidP="00675B2C">
    <w:pPr>
      <w:pStyle w:val="Header"/>
      <w:spacing w:line="276" w:lineRule="auto"/>
      <w:jc w:val="center"/>
      <w:rPr>
        <w:rFonts w:ascii="Arial" w:hAnsi="Arial" w:cs="Arial"/>
        <w:sz w:val="20"/>
      </w:rPr>
    </w:pPr>
    <w:r w:rsidRPr="00675B2C">
      <w:rPr>
        <w:rFonts w:ascii="Arial" w:hAnsi="Arial" w:cs="Arial"/>
        <w:sz w:val="20"/>
        <w:lang w:val="en-IN"/>
      </w:rPr>
      <w:t>SONATA</w:t>
    </w:r>
  </w:p>
  <w:p w14:paraId="58AE23AA" w14:textId="77777777" w:rsidR="00F11C82" w:rsidRPr="00675B2C" w:rsidRDefault="00F11C82" w:rsidP="00675B2C">
    <w:pPr>
      <w:pStyle w:val="Header"/>
      <w:spacing w:line="276" w:lineRule="auto"/>
      <w:jc w:val="center"/>
      <w:rPr>
        <w:rFonts w:ascii="Arial" w:hAnsi="Arial" w:cs="Arial"/>
        <w:sz w:val="20"/>
      </w:rPr>
    </w:pPr>
    <w:r w:rsidRPr="00675B2C">
      <w:rPr>
        <w:rFonts w:ascii="Arial" w:hAnsi="Arial" w:cs="Arial"/>
        <w:sz w:val="20"/>
        <w:lang w:val="en-IN"/>
      </w:rPr>
      <w:t>Business Requirements Document</w:t>
    </w:r>
  </w:p>
  <w:p w14:paraId="2B9B1610" w14:textId="77777777" w:rsidR="00F11C82" w:rsidRPr="00675B2C" w:rsidRDefault="00F11C82" w:rsidP="00675B2C">
    <w:pPr>
      <w:pStyle w:val="Header"/>
      <w:spacing w:line="276" w:lineRule="auto"/>
      <w:jc w:val="center"/>
      <w:rPr>
        <w:rFonts w:ascii="Arial" w:hAnsi="Arial" w:cs="Arial"/>
        <w:sz w:val="20"/>
      </w:rPr>
    </w:pPr>
  </w:p>
  <w:p w14:paraId="77AA38EE" w14:textId="77777777" w:rsidR="00F11C82" w:rsidRPr="00A90952" w:rsidRDefault="00F11C82">
    <w:pPr>
      <w:pStyle w:val="Header"/>
      <w:rPr>
        <w:rFonts w:ascii="Arial" w:hAnsi="Arial" w:cs="Arial"/>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F39F7" w14:textId="77777777" w:rsidR="00F11C82" w:rsidRDefault="00F11C82"/>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D70F6" w14:textId="77777777" w:rsidR="00F11C82" w:rsidRPr="00A90952" w:rsidRDefault="00F11C82" w:rsidP="00AD4D51">
    <w:pPr>
      <w:pStyle w:val="Header"/>
      <w:pBdr>
        <w:between w:val="single" w:sz="4" w:space="1" w:color="4F81BD"/>
      </w:pBdr>
      <w:spacing w:line="276" w:lineRule="auto"/>
      <w:jc w:val="center"/>
      <w:rPr>
        <w:rFonts w:ascii="Arial" w:hAnsi="Arial" w:cs="Arial"/>
        <w:sz w:val="20"/>
      </w:rPr>
    </w:pPr>
    <w:r w:rsidRPr="00A90952">
      <w:rPr>
        <w:rFonts w:ascii="Arial" w:hAnsi="Arial" w:cs="Arial"/>
        <w:sz w:val="20"/>
        <w:lang w:val="en-IN"/>
      </w:rPr>
      <w:t>Business Requirements Document</w:t>
    </w:r>
  </w:p>
  <w:p w14:paraId="10A366C3" w14:textId="77777777" w:rsidR="00F11C82" w:rsidRPr="00AD4D51" w:rsidRDefault="00F11C82" w:rsidP="00AD4D51">
    <w:pPr>
      <w:pStyle w:val="Header"/>
      <w:pBdr>
        <w:between w:val="single" w:sz="4" w:space="1" w:color="4F81BD"/>
      </w:pBdr>
      <w:spacing w:line="276" w:lineRule="auto"/>
      <w:jc w:val="center"/>
      <w:rPr>
        <w:rFonts w:ascii="Arial" w:hAnsi="Arial" w:cs="Arial"/>
        <w:sz w:val="20"/>
      </w:rPr>
    </w:pPr>
    <w:r>
      <w:rPr>
        <w:rFonts w:ascii="Arial" w:hAnsi="Arial" w:cs="Arial"/>
        <w:sz w:val="20"/>
      </w:rPr>
      <w:t>Sonata</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B929E" w14:textId="77777777" w:rsidR="00F11C82" w:rsidRDefault="00F11C8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23CA69D6"/>
    <w:lvl w:ilvl="0">
      <w:start w:val="1"/>
      <w:numFmt w:val="decimal"/>
      <w:lvlText w:val="%1."/>
      <w:lvlJc w:val="left"/>
      <w:pPr>
        <w:ind w:left="360" w:hanging="360"/>
      </w:pPr>
      <w:rPr>
        <w:rFonts w:hint="default"/>
        <w:sz w:val="20"/>
        <w:szCs w:val="20"/>
      </w:rPr>
    </w:lvl>
    <w:lvl w:ilvl="1">
      <w:start w:val="1"/>
      <w:numFmt w:val="decimal"/>
      <w:lvlText w:val="%1.%2."/>
      <w:lvlJc w:val="left"/>
      <w:pPr>
        <w:ind w:left="792" w:hanging="432"/>
      </w:pPr>
      <w:rPr>
        <w:rFonts w:hint="default"/>
        <w:b/>
        <w:bCs/>
        <w:color w:val="auto"/>
        <w:sz w:val="20"/>
        <w:szCs w:val="20"/>
      </w:rPr>
    </w:lvl>
    <w:lvl w:ilvl="2">
      <w:start w:val="1"/>
      <w:numFmt w:val="decimal"/>
      <w:lvlText w:val="%1.%2.%3."/>
      <w:lvlJc w:val="left"/>
      <w:pPr>
        <w:ind w:left="1224" w:hanging="504"/>
      </w:pPr>
      <w:rPr>
        <w:rFonts w:hint="default"/>
        <w:b/>
        <w:bCs/>
      </w:rPr>
    </w:lvl>
    <w:lvl w:ilvl="3">
      <w:start w:val="1"/>
      <w:numFmt w:val="decimal"/>
      <w:lvlText w:val="%1.%2.%3.%4."/>
      <w:lvlJc w:val="left"/>
      <w:pPr>
        <w:ind w:left="1728" w:hanging="648"/>
      </w:pPr>
      <w:rPr>
        <w:rFonts w:hint="default"/>
        <w:b w:val="0"/>
        <w:bCs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0000002"/>
    <w:multiLevelType w:val="singleLevel"/>
    <w:tmpl w:val="00000002"/>
    <w:name w:val="WW8Num2"/>
    <w:lvl w:ilvl="0">
      <w:start w:val="1"/>
      <w:numFmt w:val="bullet"/>
      <w:lvlText w:val=""/>
      <w:lvlJc w:val="left"/>
      <w:pPr>
        <w:tabs>
          <w:tab w:val="num" w:pos="360"/>
        </w:tabs>
        <w:ind w:left="360" w:hanging="360"/>
      </w:pPr>
      <w:rPr>
        <w:rFonts w:ascii="Symbol" w:hAnsi="Symbol" w:cs="Symbol" w:hint="default"/>
        <w:sz w:val="20"/>
      </w:rPr>
    </w:lvl>
  </w:abstractNum>
  <w:abstractNum w:abstractNumId="2" w15:restartNumberingAfterBreak="0">
    <w:nsid w:val="00000003"/>
    <w:multiLevelType w:val="singleLevel"/>
    <w:tmpl w:val="00000003"/>
    <w:name w:val="WW8Num11"/>
    <w:lvl w:ilvl="0">
      <w:start w:val="1"/>
      <w:numFmt w:val="decimal"/>
      <w:lvlText w:val="%1."/>
      <w:lvlJc w:val="left"/>
      <w:pPr>
        <w:tabs>
          <w:tab w:val="num" w:pos="360"/>
        </w:tabs>
        <w:ind w:left="360" w:hanging="360"/>
      </w:pPr>
      <w:rPr>
        <w:rFonts w:hint="default"/>
        <w:sz w:val="20"/>
      </w:rPr>
    </w:lvl>
  </w:abstractNum>
  <w:abstractNum w:abstractNumId="3" w15:restartNumberingAfterBreak="0">
    <w:nsid w:val="00000004"/>
    <w:multiLevelType w:val="singleLevel"/>
    <w:tmpl w:val="00000004"/>
    <w:name w:val="WW8Num17"/>
    <w:lvl w:ilvl="0">
      <w:start w:val="1"/>
      <w:numFmt w:val="bullet"/>
      <w:lvlText w:val=""/>
      <w:lvlJc w:val="left"/>
      <w:pPr>
        <w:tabs>
          <w:tab w:val="num" w:pos="1080"/>
        </w:tabs>
        <w:ind w:left="1080" w:hanging="360"/>
      </w:pPr>
      <w:rPr>
        <w:rFonts w:ascii="Symbol" w:hAnsi="Symbol" w:cs="Symbol" w:hint="default"/>
        <w:b w:val="0"/>
        <w:i w:val="0"/>
        <w:color w:val="auto"/>
        <w:sz w:val="20"/>
      </w:rPr>
    </w:lvl>
  </w:abstractNum>
  <w:abstractNum w:abstractNumId="4" w15:restartNumberingAfterBreak="0">
    <w:nsid w:val="00000005"/>
    <w:multiLevelType w:val="singleLevel"/>
    <w:tmpl w:val="00000005"/>
    <w:name w:val="WW8Num49"/>
    <w:lvl w:ilvl="0">
      <w:start w:val="1"/>
      <w:numFmt w:val="bullet"/>
      <w:lvlText w:val=""/>
      <w:lvlJc w:val="left"/>
      <w:pPr>
        <w:tabs>
          <w:tab w:val="num" w:pos="720"/>
        </w:tabs>
        <w:ind w:left="720" w:hanging="360"/>
      </w:pPr>
      <w:rPr>
        <w:rFonts w:ascii="Symbol" w:hAnsi="Symbol" w:cs="Symbol" w:hint="default"/>
      </w:rPr>
    </w:lvl>
  </w:abstractNum>
  <w:abstractNum w:abstractNumId="5" w15:restartNumberingAfterBreak="0">
    <w:nsid w:val="00000006"/>
    <w:multiLevelType w:val="multilevel"/>
    <w:tmpl w:val="00000006"/>
    <w:name w:val="WW8StyleNum"/>
    <w:lvl w:ilvl="0">
      <w:start w:val="1"/>
      <w:numFmt w:val="bullet"/>
      <w:pStyle w:val="ListBullet"/>
      <w:lvlText w:val=""/>
      <w:lvlJc w:val="left"/>
      <w:pPr>
        <w:tabs>
          <w:tab w:val="num" w:pos="360"/>
        </w:tabs>
        <w:ind w:left="360" w:hanging="360"/>
      </w:pPr>
      <w:rPr>
        <w:rFonts w:ascii="Symbol" w:hAnsi="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163B17C6"/>
    <w:multiLevelType w:val="hybridMultilevel"/>
    <w:tmpl w:val="245C5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0D0413"/>
    <w:multiLevelType w:val="hybridMultilevel"/>
    <w:tmpl w:val="08B42C88"/>
    <w:lvl w:ilvl="0" w:tplc="CF3CAD00">
      <w:start w:val="1"/>
      <w:numFmt w:val="bullet"/>
      <w:lvlText w:val=""/>
      <w:lvlJc w:val="left"/>
      <w:pPr>
        <w:tabs>
          <w:tab w:val="num" w:pos="1440"/>
        </w:tabs>
        <w:ind w:left="1440" w:hanging="360"/>
      </w:pPr>
      <w:rPr>
        <w:rFonts w:ascii="Symbol" w:hAnsi="Symbol" w:hint="default"/>
      </w:rPr>
    </w:lvl>
    <w:lvl w:ilvl="1" w:tplc="695EA8F6">
      <w:start w:val="1"/>
      <w:numFmt w:val="bullet"/>
      <w:lvlText w:val=""/>
      <w:lvlJc w:val="left"/>
      <w:pPr>
        <w:tabs>
          <w:tab w:val="num" w:pos="2160"/>
        </w:tabs>
        <w:ind w:left="2160" w:hanging="360"/>
      </w:pPr>
      <w:rPr>
        <w:rFonts w:ascii="Symbol" w:hAnsi="Symbol" w:hint="default"/>
      </w:rPr>
    </w:lvl>
    <w:lvl w:ilvl="2" w:tplc="81DA3060" w:tentative="1">
      <w:start w:val="1"/>
      <w:numFmt w:val="bullet"/>
      <w:lvlText w:val=""/>
      <w:lvlJc w:val="left"/>
      <w:pPr>
        <w:tabs>
          <w:tab w:val="num" w:pos="2880"/>
        </w:tabs>
        <w:ind w:left="2880" w:hanging="360"/>
      </w:pPr>
      <w:rPr>
        <w:rFonts w:ascii="Symbol" w:hAnsi="Symbol" w:hint="default"/>
      </w:rPr>
    </w:lvl>
    <w:lvl w:ilvl="3" w:tplc="42BEC26A" w:tentative="1">
      <w:start w:val="1"/>
      <w:numFmt w:val="bullet"/>
      <w:lvlText w:val=""/>
      <w:lvlJc w:val="left"/>
      <w:pPr>
        <w:tabs>
          <w:tab w:val="num" w:pos="3600"/>
        </w:tabs>
        <w:ind w:left="3600" w:hanging="360"/>
      </w:pPr>
      <w:rPr>
        <w:rFonts w:ascii="Symbol" w:hAnsi="Symbol" w:hint="default"/>
      </w:rPr>
    </w:lvl>
    <w:lvl w:ilvl="4" w:tplc="11ECE382" w:tentative="1">
      <w:start w:val="1"/>
      <w:numFmt w:val="bullet"/>
      <w:lvlText w:val=""/>
      <w:lvlJc w:val="left"/>
      <w:pPr>
        <w:tabs>
          <w:tab w:val="num" w:pos="4320"/>
        </w:tabs>
        <w:ind w:left="4320" w:hanging="360"/>
      </w:pPr>
      <w:rPr>
        <w:rFonts w:ascii="Symbol" w:hAnsi="Symbol" w:hint="default"/>
      </w:rPr>
    </w:lvl>
    <w:lvl w:ilvl="5" w:tplc="92D2F1EC" w:tentative="1">
      <w:start w:val="1"/>
      <w:numFmt w:val="bullet"/>
      <w:lvlText w:val=""/>
      <w:lvlJc w:val="left"/>
      <w:pPr>
        <w:tabs>
          <w:tab w:val="num" w:pos="5040"/>
        </w:tabs>
        <w:ind w:left="5040" w:hanging="360"/>
      </w:pPr>
      <w:rPr>
        <w:rFonts w:ascii="Symbol" w:hAnsi="Symbol" w:hint="default"/>
      </w:rPr>
    </w:lvl>
    <w:lvl w:ilvl="6" w:tplc="8C64585E" w:tentative="1">
      <w:start w:val="1"/>
      <w:numFmt w:val="bullet"/>
      <w:lvlText w:val=""/>
      <w:lvlJc w:val="left"/>
      <w:pPr>
        <w:tabs>
          <w:tab w:val="num" w:pos="5760"/>
        </w:tabs>
        <w:ind w:left="5760" w:hanging="360"/>
      </w:pPr>
      <w:rPr>
        <w:rFonts w:ascii="Symbol" w:hAnsi="Symbol" w:hint="default"/>
      </w:rPr>
    </w:lvl>
    <w:lvl w:ilvl="7" w:tplc="8170221E" w:tentative="1">
      <w:start w:val="1"/>
      <w:numFmt w:val="bullet"/>
      <w:lvlText w:val=""/>
      <w:lvlJc w:val="left"/>
      <w:pPr>
        <w:tabs>
          <w:tab w:val="num" w:pos="6480"/>
        </w:tabs>
        <w:ind w:left="6480" w:hanging="360"/>
      </w:pPr>
      <w:rPr>
        <w:rFonts w:ascii="Symbol" w:hAnsi="Symbol" w:hint="default"/>
      </w:rPr>
    </w:lvl>
    <w:lvl w:ilvl="8" w:tplc="1B500FAA" w:tentative="1">
      <w:start w:val="1"/>
      <w:numFmt w:val="bullet"/>
      <w:lvlText w:val=""/>
      <w:lvlJc w:val="left"/>
      <w:pPr>
        <w:tabs>
          <w:tab w:val="num" w:pos="7200"/>
        </w:tabs>
        <w:ind w:left="7200" w:hanging="360"/>
      </w:pPr>
      <w:rPr>
        <w:rFonts w:ascii="Symbol" w:hAnsi="Symbol" w:hint="default"/>
      </w:rPr>
    </w:lvl>
  </w:abstractNum>
  <w:abstractNum w:abstractNumId="8" w15:restartNumberingAfterBreak="0">
    <w:nsid w:val="43571783"/>
    <w:multiLevelType w:val="hybridMultilevel"/>
    <w:tmpl w:val="1878FD6A"/>
    <w:lvl w:ilvl="0" w:tplc="216A3DF2">
      <w:start w:val="1"/>
      <w:numFmt w:val="bullet"/>
      <w:lvlText w:val=""/>
      <w:lvlJc w:val="left"/>
      <w:pPr>
        <w:tabs>
          <w:tab w:val="num" w:pos="1080"/>
        </w:tabs>
        <w:ind w:left="1080" w:hanging="360"/>
      </w:pPr>
      <w:rPr>
        <w:rFonts w:ascii="Symbol" w:hAnsi="Symbol" w:hint="default"/>
      </w:rPr>
    </w:lvl>
    <w:lvl w:ilvl="1" w:tplc="F3720E62">
      <w:start w:val="1"/>
      <w:numFmt w:val="bullet"/>
      <w:lvlText w:val=""/>
      <w:lvlJc w:val="left"/>
      <w:pPr>
        <w:tabs>
          <w:tab w:val="num" w:pos="1800"/>
        </w:tabs>
        <w:ind w:left="1800" w:hanging="360"/>
      </w:pPr>
      <w:rPr>
        <w:rFonts w:ascii="Symbol" w:hAnsi="Symbol" w:hint="default"/>
      </w:rPr>
    </w:lvl>
    <w:lvl w:ilvl="2" w:tplc="44EEEF72">
      <w:start w:val="1"/>
      <w:numFmt w:val="bullet"/>
      <w:lvlText w:val=""/>
      <w:lvlJc w:val="left"/>
      <w:pPr>
        <w:tabs>
          <w:tab w:val="num" w:pos="2520"/>
        </w:tabs>
        <w:ind w:left="2520" w:hanging="360"/>
      </w:pPr>
      <w:rPr>
        <w:rFonts w:ascii="Symbol" w:hAnsi="Symbol" w:hint="default"/>
      </w:rPr>
    </w:lvl>
    <w:lvl w:ilvl="3" w:tplc="A9B0760E" w:tentative="1">
      <w:start w:val="1"/>
      <w:numFmt w:val="bullet"/>
      <w:lvlText w:val=""/>
      <w:lvlJc w:val="left"/>
      <w:pPr>
        <w:tabs>
          <w:tab w:val="num" w:pos="3240"/>
        </w:tabs>
        <w:ind w:left="3240" w:hanging="360"/>
      </w:pPr>
      <w:rPr>
        <w:rFonts w:ascii="Symbol" w:hAnsi="Symbol" w:hint="default"/>
      </w:rPr>
    </w:lvl>
    <w:lvl w:ilvl="4" w:tplc="640EF80C" w:tentative="1">
      <w:start w:val="1"/>
      <w:numFmt w:val="bullet"/>
      <w:lvlText w:val=""/>
      <w:lvlJc w:val="left"/>
      <w:pPr>
        <w:tabs>
          <w:tab w:val="num" w:pos="3960"/>
        </w:tabs>
        <w:ind w:left="3960" w:hanging="360"/>
      </w:pPr>
      <w:rPr>
        <w:rFonts w:ascii="Symbol" w:hAnsi="Symbol" w:hint="default"/>
      </w:rPr>
    </w:lvl>
    <w:lvl w:ilvl="5" w:tplc="AD44B6A6" w:tentative="1">
      <w:start w:val="1"/>
      <w:numFmt w:val="bullet"/>
      <w:lvlText w:val=""/>
      <w:lvlJc w:val="left"/>
      <w:pPr>
        <w:tabs>
          <w:tab w:val="num" w:pos="4680"/>
        </w:tabs>
        <w:ind w:left="4680" w:hanging="360"/>
      </w:pPr>
      <w:rPr>
        <w:rFonts w:ascii="Symbol" w:hAnsi="Symbol" w:hint="default"/>
      </w:rPr>
    </w:lvl>
    <w:lvl w:ilvl="6" w:tplc="9ECEBE56" w:tentative="1">
      <w:start w:val="1"/>
      <w:numFmt w:val="bullet"/>
      <w:lvlText w:val=""/>
      <w:lvlJc w:val="left"/>
      <w:pPr>
        <w:tabs>
          <w:tab w:val="num" w:pos="5400"/>
        </w:tabs>
        <w:ind w:left="5400" w:hanging="360"/>
      </w:pPr>
      <w:rPr>
        <w:rFonts w:ascii="Symbol" w:hAnsi="Symbol" w:hint="default"/>
      </w:rPr>
    </w:lvl>
    <w:lvl w:ilvl="7" w:tplc="63BA65E2" w:tentative="1">
      <w:start w:val="1"/>
      <w:numFmt w:val="bullet"/>
      <w:lvlText w:val=""/>
      <w:lvlJc w:val="left"/>
      <w:pPr>
        <w:tabs>
          <w:tab w:val="num" w:pos="6120"/>
        </w:tabs>
        <w:ind w:left="6120" w:hanging="360"/>
      </w:pPr>
      <w:rPr>
        <w:rFonts w:ascii="Symbol" w:hAnsi="Symbol" w:hint="default"/>
      </w:rPr>
    </w:lvl>
    <w:lvl w:ilvl="8" w:tplc="05F298F2" w:tentative="1">
      <w:start w:val="1"/>
      <w:numFmt w:val="bullet"/>
      <w:lvlText w:val=""/>
      <w:lvlJc w:val="left"/>
      <w:pPr>
        <w:tabs>
          <w:tab w:val="num" w:pos="6840"/>
        </w:tabs>
        <w:ind w:left="6840" w:hanging="360"/>
      </w:pPr>
      <w:rPr>
        <w:rFonts w:ascii="Symbol" w:hAnsi="Symbol" w:hint="default"/>
      </w:rPr>
    </w:lvl>
  </w:abstractNum>
  <w:abstractNum w:abstractNumId="9" w15:restartNumberingAfterBreak="0">
    <w:nsid w:val="46864926"/>
    <w:multiLevelType w:val="hybridMultilevel"/>
    <w:tmpl w:val="07E8A5AC"/>
    <w:lvl w:ilvl="0" w:tplc="CF3CAD00">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B640FE6"/>
    <w:multiLevelType w:val="hybridMultilevel"/>
    <w:tmpl w:val="9BB01F6A"/>
    <w:lvl w:ilvl="0" w:tplc="EC7608EE">
      <w:start w:val="1"/>
      <w:numFmt w:val="bullet"/>
      <w:lvlText w:val="•"/>
      <w:lvlJc w:val="left"/>
      <w:pPr>
        <w:tabs>
          <w:tab w:val="num" w:pos="720"/>
        </w:tabs>
        <w:ind w:left="720" w:hanging="360"/>
      </w:pPr>
      <w:rPr>
        <w:rFonts w:ascii="Arial" w:hAnsi="Arial" w:cs="Times New Roman" w:hint="default"/>
      </w:rPr>
    </w:lvl>
    <w:lvl w:ilvl="1" w:tplc="FBB4DC88">
      <w:numFmt w:val="bullet"/>
      <w:lvlText w:val="•"/>
      <w:lvlJc w:val="left"/>
      <w:pPr>
        <w:tabs>
          <w:tab w:val="num" w:pos="1440"/>
        </w:tabs>
        <w:ind w:left="1440" w:hanging="360"/>
      </w:pPr>
      <w:rPr>
        <w:rFonts w:ascii="Arial" w:hAnsi="Arial" w:cs="Times New Roman" w:hint="default"/>
      </w:rPr>
    </w:lvl>
    <w:lvl w:ilvl="2" w:tplc="C97A0474">
      <w:start w:val="1"/>
      <w:numFmt w:val="bullet"/>
      <w:lvlText w:val="•"/>
      <w:lvlJc w:val="left"/>
      <w:pPr>
        <w:tabs>
          <w:tab w:val="num" w:pos="2160"/>
        </w:tabs>
        <w:ind w:left="2160" w:hanging="360"/>
      </w:pPr>
      <w:rPr>
        <w:rFonts w:ascii="Arial" w:hAnsi="Arial" w:cs="Times New Roman" w:hint="default"/>
      </w:rPr>
    </w:lvl>
    <w:lvl w:ilvl="3" w:tplc="41ACB624">
      <w:start w:val="1"/>
      <w:numFmt w:val="bullet"/>
      <w:lvlText w:val="•"/>
      <w:lvlJc w:val="left"/>
      <w:pPr>
        <w:tabs>
          <w:tab w:val="num" w:pos="2880"/>
        </w:tabs>
        <w:ind w:left="2880" w:hanging="360"/>
      </w:pPr>
      <w:rPr>
        <w:rFonts w:ascii="Arial" w:hAnsi="Arial" w:cs="Times New Roman" w:hint="default"/>
      </w:rPr>
    </w:lvl>
    <w:lvl w:ilvl="4" w:tplc="06EE438E">
      <w:start w:val="1"/>
      <w:numFmt w:val="bullet"/>
      <w:lvlText w:val="•"/>
      <w:lvlJc w:val="left"/>
      <w:pPr>
        <w:tabs>
          <w:tab w:val="num" w:pos="3600"/>
        </w:tabs>
        <w:ind w:left="3600" w:hanging="360"/>
      </w:pPr>
      <w:rPr>
        <w:rFonts w:ascii="Arial" w:hAnsi="Arial" w:cs="Times New Roman" w:hint="default"/>
      </w:rPr>
    </w:lvl>
    <w:lvl w:ilvl="5" w:tplc="133C604A">
      <w:start w:val="1"/>
      <w:numFmt w:val="bullet"/>
      <w:lvlText w:val="•"/>
      <w:lvlJc w:val="left"/>
      <w:pPr>
        <w:tabs>
          <w:tab w:val="num" w:pos="4320"/>
        </w:tabs>
        <w:ind w:left="4320" w:hanging="360"/>
      </w:pPr>
      <w:rPr>
        <w:rFonts w:ascii="Arial" w:hAnsi="Arial" w:cs="Times New Roman" w:hint="default"/>
      </w:rPr>
    </w:lvl>
    <w:lvl w:ilvl="6" w:tplc="786C23BA">
      <w:start w:val="1"/>
      <w:numFmt w:val="bullet"/>
      <w:lvlText w:val="•"/>
      <w:lvlJc w:val="left"/>
      <w:pPr>
        <w:tabs>
          <w:tab w:val="num" w:pos="5040"/>
        </w:tabs>
        <w:ind w:left="5040" w:hanging="360"/>
      </w:pPr>
      <w:rPr>
        <w:rFonts w:ascii="Arial" w:hAnsi="Arial" w:cs="Times New Roman" w:hint="default"/>
      </w:rPr>
    </w:lvl>
    <w:lvl w:ilvl="7" w:tplc="F5F8E8CE">
      <w:start w:val="1"/>
      <w:numFmt w:val="bullet"/>
      <w:lvlText w:val="•"/>
      <w:lvlJc w:val="left"/>
      <w:pPr>
        <w:tabs>
          <w:tab w:val="num" w:pos="5760"/>
        </w:tabs>
        <w:ind w:left="5760" w:hanging="360"/>
      </w:pPr>
      <w:rPr>
        <w:rFonts w:ascii="Arial" w:hAnsi="Arial" w:cs="Times New Roman" w:hint="default"/>
      </w:rPr>
    </w:lvl>
    <w:lvl w:ilvl="8" w:tplc="DF6CC65E">
      <w:start w:val="1"/>
      <w:numFmt w:val="bullet"/>
      <w:lvlText w:val="•"/>
      <w:lvlJc w:val="left"/>
      <w:pPr>
        <w:tabs>
          <w:tab w:val="num" w:pos="6480"/>
        </w:tabs>
        <w:ind w:left="6480" w:hanging="360"/>
      </w:pPr>
      <w:rPr>
        <w:rFonts w:ascii="Arial" w:hAnsi="Arial" w:cs="Times New Roman" w:hint="default"/>
      </w:rPr>
    </w:lvl>
  </w:abstractNum>
  <w:abstractNum w:abstractNumId="11" w15:restartNumberingAfterBreak="0">
    <w:nsid w:val="72E63EDD"/>
    <w:multiLevelType w:val="hybridMultilevel"/>
    <w:tmpl w:val="62C0FC02"/>
    <w:lvl w:ilvl="0" w:tplc="F3720E62">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E462A82"/>
    <w:multiLevelType w:val="hybridMultilevel"/>
    <w:tmpl w:val="B9766E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77441416">
    <w:abstractNumId w:val="12"/>
  </w:num>
  <w:num w:numId="2" w16cid:durableId="110130846">
    <w:abstractNumId w:val="0"/>
    <w:lvlOverride w:ilvl="0">
      <w:startOverride w:val="5"/>
    </w:lvlOverride>
    <w:lvlOverride w:ilvl="1">
      <w:startOverride w:val="3"/>
    </w:lvlOverride>
    <w:lvlOverride w:ilvl="2">
      <w:startOverride w:val="3"/>
    </w:lvlOverride>
  </w:num>
  <w:num w:numId="3" w16cid:durableId="1122766811">
    <w:abstractNumId w:val="0"/>
  </w:num>
  <w:num w:numId="4" w16cid:durableId="1190951676">
    <w:abstractNumId w:val="0"/>
  </w:num>
  <w:num w:numId="5" w16cid:durableId="1271934104">
    <w:abstractNumId w:val="11"/>
  </w:num>
  <w:num w:numId="6" w16cid:durableId="1368025496">
    <w:abstractNumId w:val="0"/>
  </w:num>
  <w:num w:numId="7" w16cid:durableId="1440828838">
    <w:abstractNumId w:val="0"/>
  </w:num>
  <w:num w:numId="8" w16cid:durableId="1463379817">
    <w:abstractNumId w:val="0"/>
  </w:num>
  <w:num w:numId="9" w16cid:durableId="2074812518">
    <w:abstractNumId w:val="5"/>
  </w:num>
  <w:num w:numId="10" w16cid:durableId="280917368">
    <w:abstractNumId w:val="0"/>
  </w:num>
  <w:num w:numId="11" w16cid:durableId="310598685">
    <w:abstractNumId w:val="10"/>
  </w:num>
  <w:num w:numId="12" w16cid:durableId="339938379">
    <w:abstractNumId w:val="0"/>
  </w:num>
  <w:num w:numId="13" w16cid:durableId="358286699">
    <w:abstractNumId w:val="0"/>
  </w:num>
  <w:num w:numId="14" w16cid:durableId="458768318">
    <w:abstractNumId w:val="6"/>
  </w:num>
  <w:num w:numId="15" w16cid:durableId="507792719">
    <w:abstractNumId w:val="0"/>
  </w:num>
  <w:num w:numId="16" w16cid:durableId="622686715">
    <w:abstractNumId w:val="0"/>
  </w:num>
  <w:num w:numId="17" w16cid:durableId="651064842">
    <w:abstractNumId w:val="7"/>
  </w:num>
  <w:num w:numId="18" w16cid:durableId="731848831">
    <w:abstractNumId w:val="0"/>
  </w:num>
  <w:num w:numId="19" w16cid:durableId="803543432">
    <w:abstractNumId w:val="0"/>
  </w:num>
  <w:num w:numId="20" w16cid:durableId="804665075">
    <w:abstractNumId w:val="0"/>
  </w:num>
  <w:num w:numId="21" w16cid:durableId="811673585">
    <w:abstractNumId w:val="0"/>
  </w:num>
  <w:num w:numId="22" w16cid:durableId="844131847">
    <w:abstractNumId w:val="9"/>
  </w:num>
  <w:num w:numId="23" w16cid:durableId="909079930">
    <w:abstractNumId w:val="0"/>
  </w:num>
  <w:num w:numId="24" w16cid:durableId="93328807">
    <w:abstractNumId w:val="8"/>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ilaja N.S">
    <w15:presenceInfo w15:providerId="AD" w15:userId="S::sailaja.ns@sonata-software.com::008a7343-d4be-4b21-a322-0d0899cb4d9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200"/>
  <w:drawingGridVerticalSpacing w:val="0"/>
  <w:displayHorizontalDrawingGridEvery w:val="0"/>
  <w:displayVerticalDrawingGridEvery w:val="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E6B"/>
    <w:rsid w:val="00007F83"/>
    <w:rsid w:val="000117AD"/>
    <w:rsid w:val="00012F0A"/>
    <w:rsid w:val="00017DE9"/>
    <w:rsid w:val="00024C3B"/>
    <w:rsid w:val="00030B70"/>
    <w:rsid w:val="00030C87"/>
    <w:rsid w:val="00031F0D"/>
    <w:rsid w:val="00034351"/>
    <w:rsid w:val="00044103"/>
    <w:rsid w:val="00047A6B"/>
    <w:rsid w:val="0005159E"/>
    <w:rsid w:val="00051C07"/>
    <w:rsid w:val="0005283B"/>
    <w:rsid w:val="000539D8"/>
    <w:rsid w:val="00054BD9"/>
    <w:rsid w:val="00056AAC"/>
    <w:rsid w:val="00074F35"/>
    <w:rsid w:val="00075919"/>
    <w:rsid w:val="00075A74"/>
    <w:rsid w:val="00076EDB"/>
    <w:rsid w:val="00077D56"/>
    <w:rsid w:val="0008144F"/>
    <w:rsid w:val="00083AFC"/>
    <w:rsid w:val="00084545"/>
    <w:rsid w:val="000900AE"/>
    <w:rsid w:val="00090897"/>
    <w:rsid w:val="000909E7"/>
    <w:rsid w:val="00097AD3"/>
    <w:rsid w:val="000A7F55"/>
    <w:rsid w:val="000B5B19"/>
    <w:rsid w:val="000C2178"/>
    <w:rsid w:val="000C2605"/>
    <w:rsid w:val="000C4B49"/>
    <w:rsid w:val="000C6576"/>
    <w:rsid w:val="000D1630"/>
    <w:rsid w:val="000E1B60"/>
    <w:rsid w:val="000F5A67"/>
    <w:rsid w:val="0010210D"/>
    <w:rsid w:val="00102F0C"/>
    <w:rsid w:val="001033B4"/>
    <w:rsid w:val="00103776"/>
    <w:rsid w:val="00110E23"/>
    <w:rsid w:val="0011240D"/>
    <w:rsid w:val="0011316D"/>
    <w:rsid w:val="00113FBF"/>
    <w:rsid w:val="00124703"/>
    <w:rsid w:val="00125729"/>
    <w:rsid w:val="00126FE9"/>
    <w:rsid w:val="001445A4"/>
    <w:rsid w:val="001540DF"/>
    <w:rsid w:val="001628C5"/>
    <w:rsid w:val="00172092"/>
    <w:rsid w:val="001729EB"/>
    <w:rsid w:val="00175CF0"/>
    <w:rsid w:val="001818D3"/>
    <w:rsid w:val="00182C06"/>
    <w:rsid w:val="00183564"/>
    <w:rsid w:val="00191062"/>
    <w:rsid w:val="001950FD"/>
    <w:rsid w:val="00197A30"/>
    <w:rsid w:val="001A6BE0"/>
    <w:rsid w:val="001B0240"/>
    <w:rsid w:val="001B18AC"/>
    <w:rsid w:val="001B2C66"/>
    <w:rsid w:val="001B5BA5"/>
    <w:rsid w:val="001C1735"/>
    <w:rsid w:val="001C7E08"/>
    <w:rsid w:val="001D0BE1"/>
    <w:rsid w:val="001E19EA"/>
    <w:rsid w:val="001E6308"/>
    <w:rsid w:val="001E7F9E"/>
    <w:rsid w:val="001F5BA1"/>
    <w:rsid w:val="001F7839"/>
    <w:rsid w:val="002010EF"/>
    <w:rsid w:val="00222616"/>
    <w:rsid w:val="00227330"/>
    <w:rsid w:val="00234061"/>
    <w:rsid w:val="002353C5"/>
    <w:rsid w:val="00236DA6"/>
    <w:rsid w:val="00241566"/>
    <w:rsid w:val="00241654"/>
    <w:rsid w:val="00244236"/>
    <w:rsid w:val="002510B0"/>
    <w:rsid w:val="00257195"/>
    <w:rsid w:val="00270E7A"/>
    <w:rsid w:val="00273CA3"/>
    <w:rsid w:val="00273D3A"/>
    <w:rsid w:val="0027565C"/>
    <w:rsid w:val="00275BBB"/>
    <w:rsid w:val="00280B7B"/>
    <w:rsid w:val="00281F7A"/>
    <w:rsid w:val="00282BAB"/>
    <w:rsid w:val="00283202"/>
    <w:rsid w:val="00292345"/>
    <w:rsid w:val="00293C1F"/>
    <w:rsid w:val="00295201"/>
    <w:rsid w:val="00295885"/>
    <w:rsid w:val="002A3F48"/>
    <w:rsid w:val="002A405A"/>
    <w:rsid w:val="002A4530"/>
    <w:rsid w:val="002A4683"/>
    <w:rsid w:val="002A50D7"/>
    <w:rsid w:val="002A6423"/>
    <w:rsid w:val="002A7FD4"/>
    <w:rsid w:val="002B4826"/>
    <w:rsid w:val="002B752B"/>
    <w:rsid w:val="002B77A7"/>
    <w:rsid w:val="002C038D"/>
    <w:rsid w:val="002C1803"/>
    <w:rsid w:val="002C6671"/>
    <w:rsid w:val="002D1336"/>
    <w:rsid w:val="002D7A84"/>
    <w:rsid w:val="002E0CA7"/>
    <w:rsid w:val="002E0D02"/>
    <w:rsid w:val="002E632F"/>
    <w:rsid w:val="002F1200"/>
    <w:rsid w:val="002F12CB"/>
    <w:rsid w:val="002F1C3E"/>
    <w:rsid w:val="002F5F74"/>
    <w:rsid w:val="00300D21"/>
    <w:rsid w:val="00301DF3"/>
    <w:rsid w:val="00304095"/>
    <w:rsid w:val="003118A7"/>
    <w:rsid w:val="003152E6"/>
    <w:rsid w:val="003176A2"/>
    <w:rsid w:val="00326F10"/>
    <w:rsid w:val="003408F6"/>
    <w:rsid w:val="00340A7D"/>
    <w:rsid w:val="00341360"/>
    <w:rsid w:val="00341676"/>
    <w:rsid w:val="00352063"/>
    <w:rsid w:val="003522CA"/>
    <w:rsid w:val="003671BA"/>
    <w:rsid w:val="00370FA7"/>
    <w:rsid w:val="003713F5"/>
    <w:rsid w:val="00373266"/>
    <w:rsid w:val="00381D74"/>
    <w:rsid w:val="003840EC"/>
    <w:rsid w:val="0039027E"/>
    <w:rsid w:val="00393808"/>
    <w:rsid w:val="003B53EE"/>
    <w:rsid w:val="003B6AC3"/>
    <w:rsid w:val="003C0D88"/>
    <w:rsid w:val="003C138C"/>
    <w:rsid w:val="003C69D9"/>
    <w:rsid w:val="003D63F0"/>
    <w:rsid w:val="003D6F8C"/>
    <w:rsid w:val="003E1AB1"/>
    <w:rsid w:val="003E74B4"/>
    <w:rsid w:val="003F6074"/>
    <w:rsid w:val="003F750D"/>
    <w:rsid w:val="0040283B"/>
    <w:rsid w:val="00405F97"/>
    <w:rsid w:val="00414B09"/>
    <w:rsid w:val="00421C07"/>
    <w:rsid w:val="0042404F"/>
    <w:rsid w:val="004269B2"/>
    <w:rsid w:val="00430215"/>
    <w:rsid w:val="0043059C"/>
    <w:rsid w:val="00431EBF"/>
    <w:rsid w:val="0043711D"/>
    <w:rsid w:val="00440018"/>
    <w:rsid w:val="004400D7"/>
    <w:rsid w:val="00445122"/>
    <w:rsid w:val="0044598C"/>
    <w:rsid w:val="00453D5F"/>
    <w:rsid w:val="00460B84"/>
    <w:rsid w:val="00462E55"/>
    <w:rsid w:val="0046756A"/>
    <w:rsid w:val="00485430"/>
    <w:rsid w:val="00485433"/>
    <w:rsid w:val="00485965"/>
    <w:rsid w:val="00490416"/>
    <w:rsid w:val="0049265F"/>
    <w:rsid w:val="004A3BD2"/>
    <w:rsid w:val="004A72FB"/>
    <w:rsid w:val="004A7A9C"/>
    <w:rsid w:val="004B150F"/>
    <w:rsid w:val="004B4450"/>
    <w:rsid w:val="004B5A8D"/>
    <w:rsid w:val="004B68C1"/>
    <w:rsid w:val="004C05E6"/>
    <w:rsid w:val="004C2555"/>
    <w:rsid w:val="004D0D5D"/>
    <w:rsid w:val="004E00CE"/>
    <w:rsid w:val="004E6C6D"/>
    <w:rsid w:val="004E74BB"/>
    <w:rsid w:val="004F0B37"/>
    <w:rsid w:val="004F0C01"/>
    <w:rsid w:val="00504955"/>
    <w:rsid w:val="00507939"/>
    <w:rsid w:val="005155B3"/>
    <w:rsid w:val="00517514"/>
    <w:rsid w:val="00527A0F"/>
    <w:rsid w:val="00530161"/>
    <w:rsid w:val="005314C5"/>
    <w:rsid w:val="00533496"/>
    <w:rsid w:val="00534E39"/>
    <w:rsid w:val="00540262"/>
    <w:rsid w:val="00552465"/>
    <w:rsid w:val="00561A12"/>
    <w:rsid w:val="0056483C"/>
    <w:rsid w:val="00566BDA"/>
    <w:rsid w:val="005732AE"/>
    <w:rsid w:val="0057435C"/>
    <w:rsid w:val="0057498D"/>
    <w:rsid w:val="005764C7"/>
    <w:rsid w:val="00582EEE"/>
    <w:rsid w:val="0058477E"/>
    <w:rsid w:val="00586B09"/>
    <w:rsid w:val="00595499"/>
    <w:rsid w:val="005A29BE"/>
    <w:rsid w:val="005A6A92"/>
    <w:rsid w:val="005A78D8"/>
    <w:rsid w:val="005A7912"/>
    <w:rsid w:val="005B3446"/>
    <w:rsid w:val="005B4C1B"/>
    <w:rsid w:val="005C15E2"/>
    <w:rsid w:val="005C6E34"/>
    <w:rsid w:val="005C7F37"/>
    <w:rsid w:val="005D06E7"/>
    <w:rsid w:val="005D20DE"/>
    <w:rsid w:val="005D53C4"/>
    <w:rsid w:val="005D6FC2"/>
    <w:rsid w:val="005E3E37"/>
    <w:rsid w:val="005E79DC"/>
    <w:rsid w:val="005E7B79"/>
    <w:rsid w:val="005F6A0D"/>
    <w:rsid w:val="005F724D"/>
    <w:rsid w:val="005F77B9"/>
    <w:rsid w:val="005F7DFB"/>
    <w:rsid w:val="006030A9"/>
    <w:rsid w:val="00603BF4"/>
    <w:rsid w:val="006040D8"/>
    <w:rsid w:val="00607613"/>
    <w:rsid w:val="006127E5"/>
    <w:rsid w:val="00615B81"/>
    <w:rsid w:val="00622CD7"/>
    <w:rsid w:val="006312B5"/>
    <w:rsid w:val="00642E88"/>
    <w:rsid w:val="0064496A"/>
    <w:rsid w:val="00644C21"/>
    <w:rsid w:val="00646A66"/>
    <w:rsid w:val="006475BB"/>
    <w:rsid w:val="00651A82"/>
    <w:rsid w:val="00652661"/>
    <w:rsid w:val="00656888"/>
    <w:rsid w:val="0065796D"/>
    <w:rsid w:val="006606DB"/>
    <w:rsid w:val="00661955"/>
    <w:rsid w:val="006635E6"/>
    <w:rsid w:val="00663FC8"/>
    <w:rsid w:val="006644C8"/>
    <w:rsid w:val="006663F2"/>
    <w:rsid w:val="00673A7E"/>
    <w:rsid w:val="00675B2C"/>
    <w:rsid w:val="00676F1D"/>
    <w:rsid w:val="00677BBB"/>
    <w:rsid w:val="00681D76"/>
    <w:rsid w:val="006844B6"/>
    <w:rsid w:val="00686ED8"/>
    <w:rsid w:val="0069158B"/>
    <w:rsid w:val="0069174F"/>
    <w:rsid w:val="00694E6B"/>
    <w:rsid w:val="00697D0A"/>
    <w:rsid w:val="006A061E"/>
    <w:rsid w:val="006A2DF4"/>
    <w:rsid w:val="006A47F5"/>
    <w:rsid w:val="006B0784"/>
    <w:rsid w:val="006B431E"/>
    <w:rsid w:val="006B44D9"/>
    <w:rsid w:val="006B4D15"/>
    <w:rsid w:val="006B4EAE"/>
    <w:rsid w:val="006B5BF1"/>
    <w:rsid w:val="006C5C42"/>
    <w:rsid w:val="006D10FC"/>
    <w:rsid w:val="006D13B4"/>
    <w:rsid w:val="006D3699"/>
    <w:rsid w:val="006D4455"/>
    <w:rsid w:val="006D4C1C"/>
    <w:rsid w:val="006E16A3"/>
    <w:rsid w:val="006E64C5"/>
    <w:rsid w:val="006E73BB"/>
    <w:rsid w:val="006F1C66"/>
    <w:rsid w:val="0070330A"/>
    <w:rsid w:val="00703353"/>
    <w:rsid w:val="007107E4"/>
    <w:rsid w:val="007128ED"/>
    <w:rsid w:val="007151A2"/>
    <w:rsid w:val="00722131"/>
    <w:rsid w:val="0072350A"/>
    <w:rsid w:val="007244E0"/>
    <w:rsid w:val="00726671"/>
    <w:rsid w:val="007317EB"/>
    <w:rsid w:val="00736A7A"/>
    <w:rsid w:val="00742FAE"/>
    <w:rsid w:val="00744693"/>
    <w:rsid w:val="00745075"/>
    <w:rsid w:val="00750359"/>
    <w:rsid w:val="00757022"/>
    <w:rsid w:val="00761B9A"/>
    <w:rsid w:val="00765CEC"/>
    <w:rsid w:val="00776129"/>
    <w:rsid w:val="0078155F"/>
    <w:rsid w:val="00787302"/>
    <w:rsid w:val="00787785"/>
    <w:rsid w:val="007917A2"/>
    <w:rsid w:val="0079300D"/>
    <w:rsid w:val="00793A59"/>
    <w:rsid w:val="007943A4"/>
    <w:rsid w:val="00796FC9"/>
    <w:rsid w:val="00797E50"/>
    <w:rsid w:val="007A79D5"/>
    <w:rsid w:val="007B150A"/>
    <w:rsid w:val="007C0CCF"/>
    <w:rsid w:val="007C2153"/>
    <w:rsid w:val="007C3077"/>
    <w:rsid w:val="007C44D8"/>
    <w:rsid w:val="007C5325"/>
    <w:rsid w:val="007D512B"/>
    <w:rsid w:val="007D6E6C"/>
    <w:rsid w:val="008115FC"/>
    <w:rsid w:val="00811DF7"/>
    <w:rsid w:val="00815F39"/>
    <w:rsid w:val="00824865"/>
    <w:rsid w:val="00825A36"/>
    <w:rsid w:val="00833030"/>
    <w:rsid w:val="00834AEB"/>
    <w:rsid w:val="00835EEE"/>
    <w:rsid w:val="00843D4F"/>
    <w:rsid w:val="0084410D"/>
    <w:rsid w:val="00854BB3"/>
    <w:rsid w:val="00860E8C"/>
    <w:rsid w:val="00864DE2"/>
    <w:rsid w:val="00867F0A"/>
    <w:rsid w:val="00873640"/>
    <w:rsid w:val="00876543"/>
    <w:rsid w:val="00890DCA"/>
    <w:rsid w:val="008938B2"/>
    <w:rsid w:val="008950D2"/>
    <w:rsid w:val="00895796"/>
    <w:rsid w:val="008A32B6"/>
    <w:rsid w:val="008B05A6"/>
    <w:rsid w:val="008B2E44"/>
    <w:rsid w:val="008C33E1"/>
    <w:rsid w:val="008C3CC3"/>
    <w:rsid w:val="008C4790"/>
    <w:rsid w:val="008C5054"/>
    <w:rsid w:val="008C7046"/>
    <w:rsid w:val="008D2CDB"/>
    <w:rsid w:val="008D44DF"/>
    <w:rsid w:val="008D5BB5"/>
    <w:rsid w:val="008F0580"/>
    <w:rsid w:val="008F16CB"/>
    <w:rsid w:val="00901C4C"/>
    <w:rsid w:val="00904BF3"/>
    <w:rsid w:val="00906F13"/>
    <w:rsid w:val="0093342A"/>
    <w:rsid w:val="00934392"/>
    <w:rsid w:val="00935A0F"/>
    <w:rsid w:val="0094173B"/>
    <w:rsid w:val="0094370D"/>
    <w:rsid w:val="009439DB"/>
    <w:rsid w:val="009441F3"/>
    <w:rsid w:val="00944D6E"/>
    <w:rsid w:val="00947D87"/>
    <w:rsid w:val="009514D4"/>
    <w:rsid w:val="00951572"/>
    <w:rsid w:val="00953DAB"/>
    <w:rsid w:val="00954483"/>
    <w:rsid w:val="00954B4A"/>
    <w:rsid w:val="009567FD"/>
    <w:rsid w:val="00963E52"/>
    <w:rsid w:val="0097308F"/>
    <w:rsid w:val="00980A23"/>
    <w:rsid w:val="00987712"/>
    <w:rsid w:val="0099002E"/>
    <w:rsid w:val="009A03C3"/>
    <w:rsid w:val="009A6630"/>
    <w:rsid w:val="009B30CB"/>
    <w:rsid w:val="009B413D"/>
    <w:rsid w:val="009B44A4"/>
    <w:rsid w:val="009C1FA2"/>
    <w:rsid w:val="009C257D"/>
    <w:rsid w:val="009C39F9"/>
    <w:rsid w:val="009C7A62"/>
    <w:rsid w:val="009D14C9"/>
    <w:rsid w:val="009D2E47"/>
    <w:rsid w:val="009D2FA3"/>
    <w:rsid w:val="009E123B"/>
    <w:rsid w:val="009E1DD7"/>
    <w:rsid w:val="009E487C"/>
    <w:rsid w:val="009F4556"/>
    <w:rsid w:val="009F5AE0"/>
    <w:rsid w:val="00A042C0"/>
    <w:rsid w:val="00A0473C"/>
    <w:rsid w:val="00A227BF"/>
    <w:rsid w:val="00A227E8"/>
    <w:rsid w:val="00A368D9"/>
    <w:rsid w:val="00A37314"/>
    <w:rsid w:val="00A41B81"/>
    <w:rsid w:val="00A42FAC"/>
    <w:rsid w:val="00A5283F"/>
    <w:rsid w:val="00A55E70"/>
    <w:rsid w:val="00A563FF"/>
    <w:rsid w:val="00A5663E"/>
    <w:rsid w:val="00A6510F"/>
    <w:rsid w:val="00A66C46"/>
    <w:rsid w:val="00A7791D"/>
    <w:rsid w:val="00A80FFD"/>
    <w:rsid w:val="00A81301"/>
    <w:rsid w:val="00A82953"/>
    <w:rsid w:val="00A83F2C"/>
    <w:rsid w:val="00A875D2"/>
    <w:rsid w:val="00A90952"/>
    <w:rsid w:val="00A928D7"/>
    <w:rsid w:val="00A966B6"/>
    <w:rsid w:val="00A96884"/>
    <w:rsid w:val="00AA1FB2"/>
    <w:rsid w:val="00AA51FA"/>
    <w:rsid w:val="00AB5C70"/>
    <w:rsid w:val="00AB61A1"/>
    <w:rsid w:val="00AB784E"/>
    <w:rsid w:val="00AC3762"/>
    <w:rsid w:val="00AC3B45"/>
    <w:rsid w:val="00AC5BD5"/>
    <w:rsid w:val="00AC6583"/>
    <w:rsid w:val="00AD4334"/>
    <w:rsid w:val="00AD4D51"/>
    <w:rsid w:val="00AD53AA"/>
    <w:rsid w:val="00AD7752"/>
    <w:rsid w:val="00AE1E3C"/>
    <w:rsid w:val="00AE7303"/>
    <w:rsid w:val="00AF10B8"/>
    <w:rsid w:val="00AF12C5"/>
    <w:rsid w:val="00AF351A"/>
    <w:rsid w:val="00AF5353"/>
    <w:rsid w:val="00AF670C"/>
    <w:rsid w:val="00B044EB"/>
    <w:rsid w:val="00B059B1"/>
    <w:rsid w:val="00B06EF6"/>
    <w:rsid w:val="00B11EDA"/>
    <w:rsid w:val="00B152E9"/>
    <w:rsid w:val="00B20551"/>
    <w:rsid w:val="00B25460"/>
    <w:rsid w:val="00B25486"/>
    <w:rsid w:val="00B27D93"/>
    <w:rsid w:val="00B27EEA"/>
    <w:rsid w:val="00B30072"/>
    <w:rsid w:val="00B33DDE"/>
    <w:rsid w:val="00B34EC6"/>
    <w:rsid w:val="00B36C45"/>
    <w:rsid w:val="00B37F8E"/>
    <w:rsid w:val="00B37FE5"/>
    <w:rsid w:val="00B44946"/>
    <w:rsid w:val="00B45D37"/>
    <w:rsid w:val="00B600FE"/>
    <w:rsid w:val="00B607AB"/>
    <w:rsid w:val="00B6157B"/>
    <w:rsid w:val="00B61B9B"/>
    <w:rsid w:val="00B66E86"/>
    <w:rsid w:val="00B6716D"/>
    <w:rsid w:val="00B71110"/>
    <w:rsid w:val="00B724C4"/>
    <w:rsid w:val="00B76F23"/>
    <w:rsid w:val="00B77F2D"/>
    <w:rsid w:val="00B95F75"/>
    <w:rsid w:val="00BA25E1"/>
    <w:rsid w:val="00BA36B9"/>
    <w:rsid w:val="00BA5473"/>
    <w:rsid w:val="00BA5535"/>
    <w:rsid w:val="00BA78CA"/>
    <w:rsid w:val="00BB4EF4"/>
    <w:rsid w:val="00BB79E5"/>
    <w:rsid w:val="00BC2618"/>
    <w:rsid w:val="00BC3178"/>
    <w:rsid w:val="00BC7B25"/>
    <w:rsid w:val="00BD2D80"/>
    <w:rsid w:val="00BD6620"/>
    <w:rsid w:val="00BE3491"/>
    <w:rsid w:val="00BE65CD"/>
    <w:rsid w:val="00BF023B"/>
    <w:rsid w:val="00BF327C"/>
    <w:rsid w:val="00BF4D3A"/>
    <w:rsid w:val="00BF7FB0"/>
    <w:rsid w:val="00C06457"/>
    <w:rsid w:val="00C105A0"/>
    <w:rsid w:val="00C111A6"/>
    <w:rsid w:val="00C11E73"/>
    <w:rsid w:val="00C13FF3"/>
    <w:rsid w:val="00C15583"/>
    <w:rsid w:val="00C155A0"/>
    <w:rsid w:val="00C15D64"/>
    <w:rsid w:val="00C20D37"/>
    <w:rsid w:val="00C21157"/>
    <w:rsid w:val="00C21858"/>
    <w:rsid w:val="00C24769"/>
    <w:rsid w:val="00C265B9"/>
    <w:rsid w:val="00C26C3E"/>
    <w:rsid w:val="00C3065D"/>
    <w:rsid w:val="00C35AEB"/>
    <w:rsid w:val="00C43804"/>
    <w:rsid w:val="00C44B64"/>
    <w:rsid w:val="00C50159"/>
    <w:rsid w:val="00C55207"/>
    <w:rsid w:val="00C55E5A"/>
    <w:rsid w:val="00C57AFD"/>
    <w:rsid w:val="00C57DCB"/>
    <w:rsid w:val="00C642C6"/>
    <w:rsid w:val="00C704C6"/>
    <w:rsid w:val="00C86064"/>
    <w:rsid w:val="00C86263"/>
    <w:rsid w:val="00C86C78"/>
    <w:rsid w:val="00C93110"/>
    <w:rsid w:val="00CA5DC6"/>
    <w:rsid w:val="00CA7B49"/>
    <w:rsid w:val="00CB1819"/>
    <w:rsid w:val="00CB32D3"/>
    <w:rsid w:val="00CB4B56"/>
    <w:rsid w:val="00CB5F97"/>
    <w:rsid w:val="00CC1CDB"/>
    <w:rsid w:val="00CC6BEE"/>
    <w:rsid w:val="00CD14BE"/>
    <w:rsid w:val="00CD1930"/>
    <w:rsid w:val="00CD3402"/>
    <w:rsid w:val="00CD405D"/>
    <w:rsid w:val="00CD4B5A"/>
    <w:rsid w:val="00CD5BC1"/>
    <w:rsid w:val="00CD63DF"/>
    <w:rsid w:val="00CE4D2A"/>
    <w:rsid w:val="00CE5709"/>
    <w:rsid w:val="00CF3859"/>
    <w:rsid w:val="00CF4D40"/>
    <w:rsid w:val="00CF5756"/>
    <w:rsid w:val="00CF7154"/>
    <w:rsid w:val="00CF7838"/>
    <w:rsid w:val="00D02806"/>
    <w:rsid w:val="00D05DD1"/>
    <w:rsid w:val="00D12588"/>
    <w:rsid w:val="00D13249"/>
    <w:rsid w:val="00D17FCE"/>
    <w:rsid w:val="00D3484B"/>
    <w:rsid w:val="00D45E09"/>
    <w:rsid w:val="00D45E7E"/>
    <w:rsid w:val="00D47463"/>
    <w:rsid w:val="00D518D7"/>
    <w:rsid w:val="00D51D90"/>
    <w:rsid w:val="00D5431D"/>
    <w:rsid w:val="00D554FC"/>
    <w:rsid w:val="00D55999"/>
    <w:rsid w:val="00D56D6E"/>
    <w:rsid w:val="00D62388"/>
    <w:rsid w:val="00D643BF"/>
    <w:rsid w:val="00D64743"/>
    <w:rsid w:val="00D65A74"/>
    <w:rsid w:val="00D7771A"/>
    <w:rsid w:val="00D80006"/>
    <w:rsid w:val="00D80530"/>
    <w:rsid w:val="00D808BE"/>
    <w:rsid w:val="00D828F3"/>
    <w:rsid w:val="00D86D3B"/>
    <w:rsid w:val="00D925F6"/>
    <w:rsid w:val="00D93E00"/>
    <w:rsid w:val="00D94E50"/>
    <w:rsid w:val="00DA4B9D"/>
    <w:rsid w:val="00DB3FB6"/>
    <w:rsid w:val="00DB4A6F"/>
    <w:rsid w:val="00DB5AA2"/>
    <w:rsid w:val="00DC277E"/>
    <w:rsid w:val="00DC320E"/>
    <w:rsid w:val="00DD2118"/>
    <w:rsid w:val="00DD52F2"/>
    <w:rsid w:val="00DE175D"/>
    <w:rsid w:val="00DE4681"/>
    <w:rsid w:val="00DE57DD"/>
    <w:rsid w:val="00DE6888"/>
    <w:rsid w:val="00DF0DE5"/>
    <w:rsid w:val="00DF312C"/>
    <w:rsid w:val="00DF4F1E"/>
    <w:rsid w:val="00E00E1C"/>
    <w:rsid w:val="00E027E9"/>
    <w:rsid w:val="00E10760"/>
    <w:rsid w:val="00E11882"/>
    <w:rsid w:val="00E12145"/>
    <w:rsid w:val="00E13529"/>
    <w:rsid w:val="00E1368E"/>
    <w:rsid w:val="00E175E9"/>
    <w:rsid w:val="00E211B3"/>
    <w:rsid w:val="00E278FE"/>
    <w:rsid w:val="00E40829"/>
    <w:rsid w:val="00E42FE0"/>
    <w:rsid w:val="00E525C3"/>
    <w:rsid w:val="00E53377"/>
    <w:rsid w:val="00E53B83"/>
    <w:rsid w:val="00E53E7A"/>
    <w:rsid w:val="00E5468F"/>
    <w:rsid w:val="00E56EB4"/>
    <w:rsid w:val="00E6237C"/>
    <w:rsid w:val="00E71F43"/>
    <w:rsid w:val="00E81E97"/>
    <w:rsid w:val="00E90E9A"/>
    <w:rsid w:val="00E93310"/>
    <w:rsid w:val="00E97232"/>
    <w:rsid w:val="00EA0734"/>
    <w:rsid w:val="00EA09BE"/>
    <w:rsid w:val="00EA3002"/>
    <w:rsid w:val="00EA4334"/>
    <w:rsid w:val="00EA6C0B"/>
    <w:rsid w:val="00EA7BD1"/>
    <w:rsid w:val="00EB0BF9"/>
    <w:rsid w:val="00EB1ED1"/>
    <w:rsid w:val="00EC30EA"/>
    <w:rsid w:val="00EC5D07"/>
    <w:rsid w:val="00ED0AEE"/>
    <w:rsid w:val="00ED23C1"/>
    <w:rsid w:val="00ED3129"/>
    <w:rsid w:val="00ED6693"/>
    <w:rsid w:val="00EE0ADB"/>
    <w:rsid w:val="00EE6F97"/>
    <w:rsid w:val="00EF3F56"/>
    <w:rsid w:val="00F050CB"/>
    <w:rsid w:val="00F10124"/>
    <w:rsid w:val="00F1023C"/>
    <w:rsid w:val="00F11502"/>
    <w:rsid w:val="00F11C82"/>
    <w:rsid w:val="00F21DC2"/>
    <w:rsid w:val="00F344A3"/>
    <w:rsid w:val="00F3597E"/>
    <w:rsid w:val="00F36214"/>
    <w:rsid w:val="00F439DC"/>
    <w:rsid w:val="00F5214F"/>
    <w:rsid w:val="00F54BAF"/>
    <w:rsid w:val="00F611B2"/>
    <w:rsid w:val="00F6148F"/>
    <w:rsid w:val="00F6325B"/>
    <w:rsid w:val="00F779A3"/>
    <w:rsid w:val="00F80759"/>
    <w:rsid w:val="00F84BA6"/>
    <w:rsid w:val="00F8573E"/>
    <w:rsid w:val="00F87D01"/>
    <w:rsid w:val="00F93302"/>
    <w:rsid w:val="00F938F5"/>
    <w:rsid w:val="00F93F59"/>
    <w:rsid w:val="00F97A1D"/>
    <w:rsid w:val="00FA143B"/>
    <w:rsid w:val="00FA321A"/>
    <w:rsid w:val="00FA6745"/>
    <w:rsid w:val="00FA7D72"/>
    <w:rsid w:val="00FB283D"/>
    <w:rsid w:val="00FC165E"/>
    <w:rsid w:val="00FC3331"/>
    <w:rsid w:val="00FC4246"/>
    <w:rsid w:val="00FC4D9D"/>
    <w:rsid w:val="00FC709B"/>
    <w:rsid w:val="00FD3F99"/>
    <w:rsid w:val="00FD42DB"/>
    <w:rsid w:val="00FD4C0B"/>
    <w:rsid w:val="00FE023A"/>
    <w:rsid w:val="00FF0FB8"/>
    <w:rsid w:val="00FF6F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6665EB59"/>
  <w15:chartTrackingRefBased/>
  <w15:docId w15:val="{875CD5A5-A538-401A-AE9E-8EFFDEC99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sz w:val="24"/>
      <w:szCs w:val="24"/>
      <w:lang w:eastAsia="ar-SA"/>
    </w:rPr>
  </w:style>
  <w:style w:type="paragraph" w:styleId="Heading1">
    <w:name w:val="heading 1"/>
    <w:basedOn w:val="Normal"/>
    <w:next w:val="Normal"/>
    <w:qFormat/>
    <w:pPr>
      <w:keepNext/>
      <w:spacing w:before="240" w:after="60"/>
      <w:outlineLvl w:val="0"/>
    </w:pPr>
    <w:rPr>
      <w:rFonts w:ascii="Arial" w:hAnsi="Arial" w:cs="Arial"/>
      <w:b/>
      <w:bCs/>
      <w:kern w:val="1"/>
      <w:sz w:val="32"/>
      <w:szCs w:val="32"/>
    </w:rPr>
  </w:style>
  <w:style w:type="paragraph" w:styleId="Heading2">
    <w:name w:val="heading 2"/>
    <w:basedOn w:val="Normal"/>
    <w:next w:val="Normal"/>
    <w:qFormat/>
    <w:pPr>
      <w:keepNext/>
      <w:spacing w:before="240" w:after="60"/>
      <w:outlineLvl w:val="1"/>
    </w:pPr>
    <w:rPr>
      <w:rFonts w:ascii="Arial" w:hAnsi="Arial" w:cs="Arial"/>
      <w:b/>
      <w:bCs/>
      <w:iCs/>
      <w:szCs w:val="28"/>
    </w:rPr>
  </w:style>
  <w:style w:type="paragraph" w:styleId="Heading3">
    <w:name w:val="heading 3"/>
    <w:basedOn w:val="Normal"/>
    <w:next w:val="Normal"/>
    <w:qFormat/>
    <w:pPr>
      <w:keepNext/>
      <w:spacing w:before="240" w:after="60"/>
      <w:outlineLvl w:val="2"/>
    </w:pPr>
    <w:rPr>
      <w:rFonts w:ascii="Arial" w:hAnsi="Arial" w:cs="Arial"/>
      <w:b/>
      <w:bCs/>
      <w:sz w:val="26"/>
      <w:szCs w:val="26"/>
    </w:rPr>
  </w:style>
  <w:style w:type="paragraph" w:styleId="Heading4">
    <w:name w:val="heading 4"/>
    <w:basedOn w:val="Normal"/>
    <w:next w:val="Normal"/>
    <w:qFormat/>
    <w:pPr>
      <w:keepNext/>
      <w:spacing w:before="240" w:after="60"/>
      <w:outlineLvl w:val="3"/>
    </w:pPr>
    <w:rPr>
      <w:b/>
      <w:bCs/>
      <w:sz w:val="28"/>
      <w:szCs w:val="28"/>
    </w:rPr>
  </w:style>
  <w:style w:type="paragraph" w:styleId="Heading5">
    <w:name w:val="heading 5"/>
    <w:basedOn w:val="Normal"/>
    <w:next w:val="Normal"/>
    <w:qFormat/>
    <w:pPr>
      <w:spacing w:before="240" w:after="60"/>
      <w:outlineLvl w:val="4"/>
    </w:pPr>
    <w:rPr>
      <w:b/>
      <w:bCs/>
      <w:i/>
      <w:iCs/>
      <w:sz w:val="26"/>
      <w:szCs w:val="26"/>
    </w:rPr>
  </w:style>
  <w:style w:type="paragraph" w:styleId="Heading6">
    <w:name w:val="heading 6"/>
    <w:basedOn w:val="Normal"/>
    <w:next w:val="Normal"/>
    <w:qFormat/>
    <w:pPr>
      <w:spacing w:before="240" w:after="60"/>
      <w:outlineLvl w:val="5"/>
    </w:pPr>
    <w:rPr>
      <w:b/>
      <w:bCs/>
      <w:sz w:val="22"/>
      <w:szCs w:val="22"/>
    </w:rPr>
  </w:style>
  <w:style w:type="paragraph" w:styleId="Heading7">
    <w:name w:val="heading 7"/>
    <w:basedOn w:val="Normal"/>
    <w:next w:val="Normal"/>
    <w:qFormat/>
    <w:pPr>
      <w:spacing w:before="240" w:after="60"/>
      <w:outlineLvl w:val="6"/>
    </w:pPr>
  </w:style>
  <w:style w:type="paragraph" w:styleId="Heading8">
    <w:name w:val="heading 8"/>
    <w:basedOn w:val="Normal"/>
    <w:next w:val="Normal"/>
    <w:qFormat/>
    <w:pPr>
      <w:spacing w:before="240" w:after="60"/>
      <w:outlineLvl w:val="7"/>
    </w:pPr>
    <w:rPr>
      <w:i/>
      <w:iCs/>
    </w:rPr>
  </w:style>
  <w:style w:type="paragraph" w:styleId="Heading9">
    <w:name w:val="heading 9"/>
    <w:basedOn w:val="Normal"/>
    <w:next w:val="Normal"/>
    <w:qFormat/>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style>
  <w:style w:type="character" w:customStyle="1" w:styleId="WW8Num2z0">
    <w:name w:val="WW8Num2z0"/>
    <w:rPr>
      <w:rFonts w:ascii="Symbol" w:hAnsi="Symbol" w:cs="Symbol" w:hint="default"/>
      <w:sz w:val="20"/>
    </w:rPr>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0">
    <w:name w:val="WW8Num4z0"/>
  </w:style>
  <w:style w:type="character" w:customStyle="1" w:styleId="WW8Num4z1">
    <w:name w:val="WW8Num4z1"/>
  </w:style>
  <w:style w:type="character" w:customStyle="1" w:styleId="WW8Num4z2">
    <w:name w:val="WW8Num4z2"/>
  </w:style>
  <w:style w:type="character" w:customStyle="1" w:styleId="WW8Num4z3">
    <w:name w:val="WW8Num4z3"/>
  </w:style>
  <w:style w:type="character" w:customStyle="1" w:styleId="WW8Num4z4">
    <w:name w:val="WW8Num4z4"/>
  </w:style>
  <w:style w:type="character" w:customStyle="1" w:styleId="WW8Num4z5">
    <w:name w:val="WW8Num4z5"/>
  </w:style>
  <w:style w:type="character" w:customStyle="1" w:styleId="WW8Num4z6">
    <w:name w:val="WW8Num4z6"/>
  </w:style>
  <w:style w:type="character" w:customStyle="1" w:styleId="WW8Num4z7">
    <w:name w:val="WW8Num4z7"/>
  </w:style>
  <w:style w:type="character" w:customStyle="1" w:styleId="WW8Num4z8">
    <w:name w:val="WW8Num4z8"/>
  </w:style>
  <w:style w:type="character" w:customStyle="1" w:styleId="WW8Num5z0">
    <w:name w:val="WW8Num5z0"/>
  </w:style>
  <w:style w:type="character" w:customStyle="1" w:styleId="WW8Num5z1">
    <w:name w:val="WW8Num5z1"/>
  </w:style>
  <w:style w:type="character" w:customStyle="1" w:styleId="WW8Num5z2">
    <w:name w:val="WW8Num5z2"/>
  </w:style>
  <w:style w:type="character" w:customStyle="1" w:styleId="WW8Num5z3">
    <w:name w:val="WW8Num5z3"/>
  </w:style>
  <w:style w:type="character" w:customStyle="1" w:styleId="WW8Num5z4">
    <w:name w:val="WW8Num5z4"/>
  </w:style>
  <w:style w:type="character" w:customStyle="1" w:styleId="WW8Num5z5">
    <w:name w:val="WW8Num5z5"/>
  </w:style>
  <w:style w:type="character" w:customStyle="1" w:styleId="WW8Num5z6">
    <w:name w:val="WW8Num5z6"/>
  </w:style>
  <w:style w:type="character" w:customStyle="1" w:styleId="WW8Num5z7">
    <w:name w:val="WW8Num5z7"/>
  </w:style>
  <w:style w:type="character" w:customStyle="1" w:styleId="WW8Num5z8">
    <w:name w:val="WW8Num5z8"/>
  </w:style>
  <w:style w:type="character" w:customStyle="1" w:styleId="WW8Num6z0">
    <w:name w:val="WW8Num6z0"/>
    <w:rPr>
      <w:rFonts w:ascii="Symbol" w:hAnsi="Symbol" w:cs="Symbol" w:hint="default"/>
    </w:rPr>
  </w:style>
  <w:style w:type="character" w:customStyle="1" w:styleId="WW8Num6z1">
    <w:name w:val="WW8Num6z1"/>
    <w:rPr>
      <w:rFonts w:ascii="Courier New" w:hAnsi="Courier New" w:cs="Courier New" w:hint="default"/>
    </w:rPr>
  </w:style>
  <w:style w:type="character" w:customStyle="1" w:styleId="WW8Num6z2">
    <w:name w:val="WW8Num6z2"/>
    <w:rPr>
      <w:rFonts w:ascii="Wingdings" w:hAnsi="Wingdings" w:cs="Wingdings" w:hint="default"/>
    </w:rPr>
  </w:style>
  <w:style w:type="character" w:customStyle="1" w:styleId="WW8Num7z0">
    <w:name w:val="WW8Num7z0"/>
    <w:rPr>
      <w:rFonts w:hint="default"/>
    </w:rPr>
  </w:style>
  <w:style w:type="character" w:customStyle="1" w:styleId="WW8Num8z0">
    <w:name w:val="WW8Num8z0"/>
    <w:rPr>
      <w:rFonts w:hint="default"/>
    </w:rPr>
  </w:style>
  <w:style w:type="character" w:customStyle="1" w:styleId="WW8Num8z1">
    <w:name w:val="WW8Num8z1"/>
  </w:style>
  <w:style w:type="character" w:customStyle="1" w:styleId="WW8Num8z2">
    <w:name w:val="WW8Num8z2"/>
  </w:style>
  <w:style w:type="character" w:customStyle="1" w:styleId="WW8Num8z3">
    <w:name w:val="WW8Num8z3"/>
  </w:style>
  <w:style w:type="character" w:customStyle="1" w:styleId="WW8Num8z4">
    <w:name w:val="WW8Num8z4"/>
  </w:style>
  <w:style w:type="character" w:customStyle="1" w:styleId="WW8Num8z5">
    <w:name w:val="WW8Num8z5"/>
  </w:style>
  <w:style w:type="character" w:customStyle="1" w:styleId="WW8Num8z6">
    <w:name w:val="WW8Num8z6"/>
  </w:style>
  <w:style w:type="character" w:customStyle="1" w:styleId="WW8Num8z7">
    <w:name w:val="WW8Num8z7"/>
  </w:style>
  <w:style w:type="character" w:customStyle="1" w:styleId="WW8Num8z8">
    <w:name w:val="WW8Num8z8"/>
  </w:style>
  <w:style w:type="character" w:customStyle="1" w:styleId="WW8Num9z0">
    <w:name w:val="WW8Num9z0"/>
    <w:rPr>
      <w:rFonts w:hint="default"/>
    </w:rPr>
  </w:style>
  <w:style w:type="character" w:customStyle="1" w:styleId="WW8Num10z0">
    <w:name w:val="WW8Num10z0"/>
  </w:style>
  <w:style w:type="character" w:customStyle="1" w:styleId="WW8Num10z1">
    <w:name w:val="WW8Num10z1"/>
  </w:style>
  <w:style w:type="character" w:customStyle="1" w:styleId="WW8Num10z2">
    <w:name w:val="WW8Num10z2"/>
  </w:style>
  <w:style w:type="character" w:customStyle="1" w:styleId="WW8Num10z3">
    <w:name w:val="WW8Num10z3"/>
  </w:style>
  <w:style w:type="character" w:customStyle="1" w:styleId="WW8Num10z4">
    <w:name w:val="WW8Num10z4"/>
  </w:style>
  <w:style w:type="character" w:customStyle="1" w:styleId="WW8Num10z5">
    <w:name w:val="WW8Num10z5"/>
  </w:style>
  <w:style w:type="character" w:customStyle="1" w:styleId="WW8Num10z6">
    <w:name w:val="WW8Num10z6"/>
  </w:style>
  <w:style w:type="character" w:customStyle="1" w:styleId="WW8Num10z7">
    <w:name w:val="WW8Num10z7"/>
  </w:style>
  <w:style w:type="character" w:customStyle="1" w:styleId="WW8Num10z8">
    <w:name w:val="WW8Num10z8"/>
  </w:style>
  <w:style w:type="character" w:customStyle="1" w:styleId="WW8Num11z0">
    <w:name w:val="WW8Num11z0"/>
    <w:rPr>
      <w:rFonts w:hint="default"/>
      <w:sz w:val="20"/>
    </w:rPr>
  </w:style>
  <w:style w:type="character" w:customStyle="1" w:styleId="WW8Num11z1">
    <w:name w:val="WW8Num11z1"/>
  </w:style>
  <w:style w:type="character" w:customStyle="1" w:styleId="WW8Num11z2">
    <w:name w:val="WW8Num11z2"/>
  </w:style>
  <w:style w:type="character" w:customStyle="1" w:styleId="WW8Num11z3">
    <w:name w:val="WW8Num11z3"/>
  </w:style>
  <w:style w:type="character" w:customStyle="1" w:styleId="WW8Num11z4">
    <w:name w:val="WW8Num11z4"/>
  </w:style>
  <w:style w:type="character" w:customStyle="1" w:styleId="WW8Num11z5">
    <w:name w:val="WW8Num11z5"/>
  </w:style>
  <w:style w:type="character" w:customStyle="1" w:styleId="WW8Num11z6">
    <w:name w:val="WW8Num11z6"/>
  </w:style>
  <w:style w:type="character" w:customStyle="1" w:styleId="WW8Num11z7">
    <w:name w:val="WW8Num11z7"/>
  </w:style>
  <w:style w:type="character" w:customStyle="1" w:styleId="WW8Num11z8">
    <w:name w:val="WW8Num11z8"/>
  </w:style>
  <w:style w:type="character" w:customStyle="1" w:styleId="WW8Num12z0">
    <w:name w:val="WW8Num12z0"/>
    <w:rPr>
      <w:rFonts w:ascii="Symbol" w:hAnsi="Symbol" w:cs="Symbol" w:hint="default"/>
    </w:rPr>
  </w:style>
  <w:style w:type="character" w:customStyle="1" w:styleId="WW8Num12z1">
    <w:name w:val="WW8Num12z1"/>
    <w:rPr>
      <w:rFonts w:ascii="Courier New" w:hAnsi="Courier New" w:cs="Courier New" w:hint="default"/>
    </w:rPr>
  </w:style>
  <w:style w:type="character" w:customStyle="1" w:styleId="WW8Num12z2">
    <w:name w:val="WW8Num12z2"/>
    <w:rPr>
      <w:rFonts w:ascii="Wingdings" w:hAnsi="Wingdings" w:cs="Wingdings" w:hint="default"/>
    </w:rPr>
  </w:style>
  <w:style w:type="character" w:customStyle="1" w:styleId="WW8Num13z0">
    <w:name w:val="WW8Num13z0"/>
    <w:rPr>
      <w:rFonts w:hint="default"/>
    </w:rPr>
  </w:style>
  <w:style w:type="character" w:customStyle="1" w:styleId="WW8Num14z0">
    <w:name w:val="WW8Num14z0"/>
  </w:style>
  <w:style w:type="character" w:customStyle="1" w:styleId="WW8Num14z1">
    <w:name w:val="WW8Num14z1"/>
  </w:style>
  <w:style w:type="character" w:customStyle="1" w:styleId="WW8Num14z2">
    <w:name w:val="WW8Num14z2"/>
  </w:style>
  <w:style w:type="character" w:customStyle="1" w:styleId="WW8Num14z3">
    <w:name w:val="WW8Num14z3"/>
  </w:style>
  <w:style w:type="character" w:customStyle="1" w:styleId="WW8Num14z4">
    <w:name w:val="WW8Num14z4"/>
  </w:style>
  <w:style w:type="character" w:customStyle="1" w:styleId="WW8Num14z5">
    <w:name w:val="WW8Num14z5"/>
  </w:style>
  <w:style w:type="character" w:customStyle="1" w:styleId="WW8Num14z6">
    <w:name w:val="WW8Num14z6"/>
  </w:style>
  <w:style w:type="character" w:customStyle="1" w:styleId="WW8Num14z7">
    <w:name w:val="WW8Num14z7"/>
  </w:style>
  <w:style w:type="character" w:customStyle="1" w:styleId="WW8Num14z8">
    <w:name w:val="WW8Num14z8"/>
  </w:style>
  <w:style w:type="character" w:customStyle="1" w:styleId="WW8Num15z0">
    <w:name w:val="WW8Num15z0"/>
    <w:rPr>
      <w:rFonts w:hint="default"/>
    </w:rPr>
  </w:style>
  <w:style w:type="character" w:customStyle="1" w:styleId="WW8Num16z0">
    <w:name w:val="WW8Num16z0"/>
    <w:rPr>
      <w:rFonts w:hint="default"/>
    </w:rPr>
  </w:style>
  <w:style w:type="character" w:customStyle="1" w:styleId="WW8Num16z1">
    <w:name w:val="WW8Num16z1"/>
  </w:style>
  <w:style w:type="character" w:customStyle="1" w:styleId="WW8Num16z2">
    <w:name w:val="WW8Num16z2"/>
  </w:style>
  <w:style w:type="character" w:customStyle="1" w:styleId="WW8Num16z3">
    <w:name w:val="WW8Num16z3"/>
  </w:style>
  <w:style w:type="character" w:customStyle="1" w:styleId="WW8Num16z4">
    <w:name w:val="WW8Num16z4"/>
  </w:style>
  <w:style w:type="character" w:customStyle="1" w:styleId="WW8Num16z5">
    <w:name w:val="WW8Num16z5"/>
  </w:style>
  <w:style w:type="character" w:customStyle="1" w:styleId="WW8Num16z6">
    <w:name w:val="WW8Num16z6"/>
  </w:style>
  <w:style w:type="character" w:customStyle="1" w:styleId="WW8Num16z7">
    <w:name w:val="WW8Num16z7"/>
  </w:style>
  <w:style w:type="character" w:customStyle="1" w:styleId="WW8Num16z8">
    <w:name w:val="WW8Num16z8"/>
  </w:style>
  <w:style w:type="character" w:customStyle="1" w:styleId="WW8Num17z0">
    <w:name w:val="WW8Num17z0"/>
    <w:rPr>
      <w:rFonts w:ascii="Symbol" w:hAnsi="Symbol" w:cs="Symbol" w:hint="default"/>
      <w:b w:val="0"/>
      <w:i w:val="0"/>
      <w:color w:val="auto"/>
      <w:sz w:val="20"/>
    </w:rPr>
  </w:style>
  <w:style w:type="character" w:customStyle="1" w:styleId="WW8Num17z1">
    <w:name w:val="WW8Num17z1"/>
    <w:rPr>
      <w:rFonts w:ascii="Courier New" w:hAnsi="Courier New" w:cs="Courier New" w:hint="default"/>
    </w:rPr>
  </w:style>
  <w:style w:type="character" w:customStyle="1" w:styleId="WW8Num17z2">
    <w:name w:val="WW8Num17z2"/>
    <w:rPr>
      <w:rFonts w:ascii="Wingdings" w:hAnsi="Wingdings" w:cs="Wingdings" w:hint="default"/>
    </w:rPr>
  </w:style>
  <w:style w:type="character" w:customStyle="1" w:styleId="WW8Num17z3">
    <w:name w:val="WW8Num17z3"/>
    <w:rPr>
      <w:rFonts w:ascii="Symbol" w:hAnsi="Symbol" w:cs="Symbol" w:hint="default"/>
    </w:rPr>
  </w:style>
  <w:style w:type="character" w:customStyle="1" w:styleId="WW8Num18z0">
    <w:name w:val="WW8Num18z0"/>
  </w:style>
  <w:style w:type="character" w:customStyle="1" w:styleId="WW8Num19z0">
    <w:name w:val="WW8Num19z0"/>
    <w:rPr>
      <w:rFonts w:hint="default"/>
    </w:rPr>
  </w:style>
  <w:style w:type="character" w:customStyle="1" w:styleId="WW8Num19z1">
    <w:name w:val="WW8Num19z1"/>
  </w:style>
  <w:style w:type="character" w:customStyle="1" w:styleId="WW8Num19z2">
    <w:name w:val="WW8Num19z2"/>
  </w:style>
  <w:style w:type="character" w:customStyle="1" w:styleId="WW8Num19z3">
    <w:name w:val="WW8Num19z3"/>
  </w:style>
  <w:style w:type="character" w:customStyle="1" w:styleId="WW8Num19z4">
    <w:name w:val="WW8Num19z4"/>
  </w:style>
  <w:style w:type="character" w:customStyle="1" w:styleId="WW8Num19z5">
    <w:name w:val="WW8Num19z5"/>
  </w:style>
  <w:style w:type="character" w:customStyle="1" w:styleId="WW8Num19z6">
    <w:name w:val="WW8Num19z6"/>
  </w:style>
  <w:style w:type="character" w:customStyle="1" w:styleId="WW8Num19z7">
    <w:name w:val="WW8Num19z7"/>
  </w:style>
  <w:style w:type="character" w:customStyle="1" w:styleId="WW8Num19z8">
    <w:name w:val="WW8Num19z8"/>
  </w:style>
  <w:style w:type="character" w:customStyle="1" w:styleId="WW8Num20z0">
    <w:name w:val="WW8Num20z0"/>
    <w:rPr>
      <w:rFonts w:ascii="Wingdings" w:hAnsi="Wingdings" w:cs="Wingdings" w:hint="default"/>
    </w:rPr>
  </w:style>
  <w:style w:type="character" w:customStyle="1" w:styleId="WW8Num20z1">
    <w:name w:val="WW8Num20z1"/>
    <w:rPr>
      <w:rFonts w:ascii="Courier New" w:hAnsi="Courier New" w:cs="Courier New" w:hint="default"/>
    </w:rPr>
  </w:style>
  <w:style w:type="character" w:customStyle="1" w:styleId="WW8Num20z3">
    <w:name w:val="WW8Num20z3"/>
    <w:rPr>
      <w:rFonts w:ascii="Symbol" w:hAnsi="Symbol" w:cs="Symbol" w:hint="default"/>
    </w:rPr>
  </w:style>
  <w:style w:type="character" w:customStyle="1" w:styleId="WW8Num21z0">
    <w:name w:val="WW8Num21z0"/>
    <w:rPr>
      <w:rFonts w:ascii="Symbol" w:hAnsi="Symbol" w:cs="Symbol" w:hint="default"/>
    </w:rPr>
  </w:style>
  <w:style w:type="character" w:customStyle="1" w:styleId="WW8Num21z1">
    <w:name w:val="WW8Num21z1"/>
  </w:style>
  <w:style w:type="character" w:customStyle="1" w:styleId="WW8Num21z2">
    <w:name w:val="WW8Num21z2"/>
  </w:style>
  <w:style w:type="character" w:customStyle="1" w:styleId="WW8Num21z3">
    <w:name w:val="WW8Num21z3"/>
  </w:style>
  <w:style w:type="character" w:customStyle="1" w:styleId="WW8Num21z4">
    <w:name w:val="WW8Num21z4"/>
  </w:style>
  <w:style w:type="character" w:customStyle="1" w:styleId="WW8Num21z5">
    <w:name w:val="WW8Num21z5"/>
  </w:style>
  <w:style w:type="character" w:customStyle="1" w:styleId="WW8Num21z6">
    <w:name w:val="WW8Num21z6"/>
  </w:style>
  <w:style w:type="character" w:customStyle="1" w:styleId="WW8Num21z7">
    <w:name w:val="WW8Num21z7"/>
  </w:style>
  <w:style w:type="character" w:customStyle="1" w:styleId="WW8Num21z8">
    <w:name w:val="WW8Num21z8"/>
  </w:style>
  <w:style w:type="character" w:customStyle="1" w:styleId="WW8Num22z0">
    <w:name w:val="WW8Num22z0"/>
    <w:rPr>
      <w:rFonts w:ascii="Symbol" w:hAnsi="Symbol" w:cs="Symbol" w:hint="default"/>
    </w:rPr>
  </w:style>
  <w:style w:type="character" w:customStyle="1" w:styleId="WW8Num22z1">
    <w:name w:val="WW8Num22z1"/>
    <w:rPr>
      <w:rFonts w:ascii="Courier New" w:hAnsi="Courier New" w:cs="Courier New" w:hint="default"/>
    </w:rPr>
  </w:style>
  <w:style w:type="character" w:customStyle="1" w:styleId="WW8Num22z2">
    <w:name w:val="WW8Num22z2"/>
    <w:rPr>
      <w:rFonts w:ascii="Wingdings" w:hAnsi="Wingdings" w:cs="Wingdings" w:hint="default"/>
    </w:rPr>
  </w:style>
  <w:style w:type="character" w:customStyle="1" w:styleId="WW8Num23z0">
    <w:name w:val="WW8Num23z0"/>
    <w:rPr>
      <w:rFonts w:hint="default"/>
    </w:rPr>
  </w:style>
  <w:style w:type="character" w:customStyle="1" w:styleId="WW8Num24z0">
    <w:name w:val="WW8Num24z0"/>
    <w:rPr>
      <w:rFonts w:hint="default"/>
    </w:rPr>
  </w:style>
  <w:style w:type="character" w:customStyle="1" w:styleId="WW8Num25z0">
    <w:name w:val="WW8Num25z0"/>
  </w:style>
  <w:style w:type="character" w:customStyle="1" w:styleId="WW8Num25z1">
    <w:name w:val="WW8Num25z1"/>
  </w:style>
  <w:style w:type="character" w:customStyle="1" w:styleId="WW8Num25z2">
    <w:name w:val="WW8Num25z2"/>
  </w:style>
  <w:style w:type="character" w:customStyle="1" w:styleId="WW8Num25z3">
    <w:name w:val="WW8Num25z3"/>
  </w:style>
  <w:style w:type="character" w:customStyle="1" w:styleId="WW8Num25z4">
    <w:name w:val="WW8Num25z4"/>
  </w:style>
  <w:style w:type="character" w:customStyle="1" w:styleId="WW8Num25z5">
    <w:name w:val="WW8Num25z5"/>
  </w:style>
  <w:style w:type="character" w:customStyle="1" w:styleId="WW8Num25z6">
    <w:name w:val="WW8Num25z6"/>
  </w:style>
  <w:style w:type="character" w:customStyle="1" w:styleId="WW8Num25z7">
    <w:name w:val="WW8Num25z7"/>
  </w:style>
  <w:style w:type="character" w:customStyle="1" w:styleId="WW8Num25z8">
    <w:name w:val="WW8Num25z8"/>
  </w:style>
  <w:style w:type="character" w:customStyle="1" w:styleId="WW8Num26z0">
    <w:name w:val="WW8Num26z0"/>
  </w:style>
  <w:style w:type="character" w:customStyle="1" w:styleId="WW8Num27z0">
    <w:name w:val="WW8Num27z0"/>
  </w:style>
  <w:style w:type="character" w:customStyle="1" w:styleId="WW8Num27z1">
    <w:name w:val="WW8Num27z1"/>
  </w:style>
  <w:style w:type="character" w:customStyle="1" w:styleId="WW8Num27z2">
    <w:name w:val="WW8Num27z2"/>
  </w:style>
  <w:style w:type="character" w:customStyle="1" w:styleId="WW8Num27z3">
    <w:name w:val="WW8Num27z3"/>
  </w:style>
  <w:style w:type="character" w:customStyle="1" w:styleId="WW8Num27z4">
    <w:name w:val="WW8Num27z4"/>
  </w:style>
  <w:style w:type="character" w:customStyle="1" w:styleId="WW8Num27z5">
    <w:name w:val="WW8Num27z5"/>
  </w:style>
  <w:style w:type="character" w:customStyle="1" w:styleId="WW8Num27z6">
    <w:name w:val="WW8Num27z6"/>
  </w:style>
  <w:style w:type="character" w:customStyle="1" w:styleId="WW8Num27z7">
    <w:name w:val="WW8Num27z7"/>
  </w:style>
  <w:style w:type="character" w:customStyle="1" w:styleId="WW8Num27z8">
    <w:name w:val="WW8Num27z8"/>
  </w:style>
  <w:style w:type="character" w:customStyle="1" w:styleId="WW8Num28z0">
    <w:name w:val="WW8Num28z0"/>
    <w:rPr>
      <w:rFonts w:hint="default"/>
    </w:rPr>
  </w:style>
  <w:style w:type="character" w:customStyle="1" w:styleId="WW8Num28z1">
    <w:name w:val="WW8Num28z1"/>
  </w:style>
  <w:style w:type="character" w:customStyle="1" w:styleId="WW8Num28z2">
    <w:name w:val="WW8Num28z2"/>
  </w:style>
  <w:style w:type="character" w:customStyle="1" w:styleId="WW8Num28z3">
    <w:name w:val="WW8Num28z3"/>
  </w:style>
  <w:style w:type="character" w:customStyle="1" w:styleId="WW8Num28z4">
    <w:name w:val="WW8Num28z4"/>
  </w:style>
  <w:style w:type="character" w:customStyle="1" w:styleId="WW8Num28z5">
    <w:name w:val="WW8Num28z5"/>
  </w:style>
  <w:style w:type="character" w:customStyle="1" w:styleId="WW8Num28z6">
    <w:name w:val="WW8Num28z6"/>
  </w:style>
  <w:style w:type="character" w:customStyle="1" w:styleId="WW8Num28z7">
    <w:name w:val="WW8Num28z7"/>
  </w:style>
  <w:style w:type="character" w:customStyle="1" w:styleId="WW8Num28z8">
    <w:name w:val="WW8Num28z8"/>
  </w:style>
  <w:style w:type="character" w:customStyle="1" w:styleId="WW8Num29z0">
    <w:name w:val="WW8Num29z0"/>
    <w:rPr>
      <w:rFonts w:hint="default"/>
    </w:rPr>
  </w:style>
  <w:style w:type="character" w:customStyle="1" w:styleId="WW8Num30z0">
    <w:name w:val="WW8Num30z0"/>
    <w:rPr>
      <w:rFonts w:hint="default"/>
    </w:rPr>
  </w:style>
  <w:style w:type="character" w:customStyle="1" w:styleId="WW8Num31z0">
    <w:name w:val="WW8Num31z0"/>
    <w:rPr>
      <w:rFonts w:hint="default"/>
    </w:rPr>
  </w:style>
  <w:style w:type="character" w:customStyle="1" w:styleId="WW8Num32z0">
    <w:name w:val="WW8Num32z0"/>
    <w:rPr>
      <w:rFonts w:hint="default"/>
    </w:rPr>
  </w:style>
  <w:style w:type="character" w:customStyle="1" w:styleId="WW8Num33z0">
    <w:name w:val="WW8Num33z0"/>
    <w:rPr>
      <w:rFonts w:hint="default"/>
    </w:rPr>
  </w:style>
  <w:style w:type="character" w:customStyle="1" w:styleId="WW8Num34z0">
    <w:name w:val="WW8Num34z0"/>
    <w:rPr>
      <w:b w:val="0"/>
      <w:i w:val="0"/>
    </w:rPr>
  </w:style>
  <w:style w:type="character" w:customStyle="1" w:styleId="WW8Num35z0">
    <w:name w:val="WW8Num35z0"/>
    <w:rPr>
      <w:rFonts w:hint="default"/>
    </w:rPr>
  </w:style>
  <w:style w:type="character" w:customStyle="1" w:styleId="WW8Num36z0">
    <w:name w:val="WW8Num36z0"/>
    <w:rPr>
      <w:rFonts w:ascii="Symbol" w:hAnsi="Symbol" w:cs="Symbol" w:hint="default"/>
      <w:color w:val="auto"/>
    </w:rPr>
  </w:style>
  <w:style w:type="character" w:customStyle="1" w:styleId="WW8Num36z1">
    <w:name w:val="WW8Num36z1"/>
    <w:rPr>
      <w:rFonts w:ascii="Courier New" w:hAnsi="Courier New" w:cs="Courier New" w:hint="default"/>
    </w:rPr>
  </w:style>
  <w:style w:type="character" w:customStyle="1" w:styleId="WW8Num36z2">
    <w:name w:val="WW8Num36z2"/>
    <w:rPr>
      <w:rFonts w:ascii="Wingdings" w:hAnsi="Wingdings" w:cs="Wingdings" w:hint="default"/>
    </w:rPr>
  </w:style>
  <w:style w:type="character" w:customStyle="1" w:styleId="WW8Num36z3">
    <w:name w:val="WW8Num36z3"/>
    <w:rPr>
      <w:rFonts w:ascii="Symbol" w:hAnsi="Symbol" w:cs="Symbol" w:hint="default"/>
    </w:rPr>
  </w:style>
  <w:style w:type="character" w:customStyle="1" w:styleId="WW8Num37z0">
    <w:name w:val="WW8Num37z0"/>
    <w:rPr>
      <w:rFonts w:ascii="Wingdings" w:hAnsi="Wingdings" w:cs="Wingdings" w:hint="default"/>
    </w:rPr>
  </w:style>
  <w:style w:type="character" w:customStyle="1" w:styleId="WW8Num37z1">
    <w:name w:val="WW8Num37z1"/>
    <w:rPr>
      <w:rFonts w:ascii="Courier New" w:hAnsi="Courier New" w:cs="Courier New" w:hint="default"/>
    </w:rPr>
  </w:style>
  <w:style w:type="character" w:customStyle="1" w:styleId="WW8Num37z3">
    <w:name w:val="WW8Num37z3"/>
    <w:rPr>
      <w:rFonts w:ascii="Symbol" w:hAnsi="Symbol" w:cs="Symbol" w:hint="default"/>
    </w:rPr>
  </w:style>
  <w:style w:type="character" w:customStyle="1" w:styleId="WW8Num38z0">
    <w:name w:val="WW8Num38z0"/>
    <w:rPr>
      <w:rFonts w:ascii="Wingdings" w:hAnsi="Wingdings" w:cs="Wingdings" w:hint="default"/>
    </w:rPr>
  </w:style>
  <w:style w:type="character" w:customStyle="1" w:styleId="WW8Num38z1">
    <w:name w:val="WW8Num38z1"/>
    <w:rPr>
      <w:rFonts w:ascii="Courier New" w:hAnsi="Courier New" w:cs="Courier New" w:hint="default"/>
    </w:rPr>
  </w:style>
  <w:style w:type="character" w:customStyle="1" w:styleId="WW8Num38z3">
    <w:name w:val="WW8Num38z3"/>
    <w:rPr>
      <w:rFonts w:ascii="Symbol" w:hAnsi="Symbol" w:cs="Symbol" w:hint="default"/>
    </w:rPr>
  </w:style>
  <w:style w:type="character" w:customStyle="1" w:styleId="WW8Num39z0">
    <w:name w:val="WW8Num39z0"/>
    <w:rPr>
      <w:rFonts w:ascii="Wingdings" w:hAnsi="Wingdings" w:cs="Wingdings" w:hint="default"/>
      <w:color w:val="auto"/>
    </w:rPr>
  </w:style>
  <w:style w:type="character" w:customStyle="1" w:styleId="WW8Num39z1">
    <w:name w:val="WW8Num39z1"/>
    <w:rPr>
      <w:rFonts w:ascii="Courier New" w:hAnsi="Courier New" w:cs="Courier New" w:hint="default"/>
    </w:rPr>
  </w:style>
  <w:style w:type="character" w:customStyle="1" w:styleId="WW8Num39z2">
    <w:name w:val="WW8Num39z2"/>
    <w:rPr>
      <w:rFonts w:ascii="Wingdings" w:hAnsi="Wingdings" w:cs="Wingdings" w:hint="default"/>
    </w:rPr>
  </w:style>
  <w:style w:type="character" w:customStyle="1" w:styleId="WW8Num39z3">
    <w:name w:val="WW8Num39z3"/>
    <w:rPr>
      <w:rFonts w:ascii="Symbol" w:hAnsi="Symbol" w:cs="Symbol" w:hint="default"/>
    </w:rPr>
  </w:style>
  <w:style w:type="character" w:customStyle="1" w:styleId="WW8Num40z0">
    <w:name w:val="WW8Num40z0"/>
  </w:style>
  <w:style w:type="character" w:customStyle="1" w:styleId="WW8Num40z1">
    <w:name w:val="WW8Num40z1"/>
    <w:rPr>
      <w:color w:val="auto"/>
    </w:rPr>
  </w:style>
  <w:style w:type="character" w:customStyle="1" w:styleId="WW8Num40z2">
    <w:name w:val="WW8Num40z2"/>
  </w:style>
  <w:style w:type="character" w:customStyle="1" w:styleId="WW8Num40z3">
    <w:name w:val="WW8Num40z3"/>
  </w:style>
  <w:style w:type="character" w:customStyle="1" w:styleId="WW8Num40z4">
    <w:name w:val="WW8Num40z4"/>
  </w:style>
  <w:style w:type="character" w:customStyle="1" w:styleId="WW8Num40z5">
    <w:name w:val="WW8Num40z5"/>
  </w:style>
  <w:style w:type="character" w:customStyle="1" w:styleId="WW8Num40z6">
    <w:name w:val="WW8Num40z6"/>
  </w:style>
  <w:style w:type="character" w:customStyle="1" w:styleId="WW8Num40z7">
    <w:name w:val="WW8Num40z7"/>
  </w:style>
  <w:style w:type="character" w:customStyle="1" w:styleId="WW8Num40z8">
    <w:name w:val="WW8Num40z8"/>
  </w:style>
  <w:style w:type="character" w:customStyle="1" w:styleId="WW8Num41z0">
    <w:name w:val="WW8Num41z0"/>
    <w:rPr>
      <w:rFonts w:hint="default"/>
    </w:rPr>
  </w:style>
  <w:style w:type="character" w:customStyle="1" w:styleId="WW8Num41z1">
    <w:name w:val="WW8Num41z1"/>
  </w:style>
  <w:style w:type="character" w:customStyle="1" w:styleId="WW8Num41z2">
    <w:name w:val="WW8Num41z2"/>
  </w:style>
  <w:style w:type="character" w:customStyle="1" w:styleId="WW8Num41z3">
    <w:name w:val="WW8Num41z3"/>
  </w:style>
  <w:style w:type="character" w:customStyle="1" w:styleId="WW8Num41z4">
    <w:name w:val="WW8Num41z4"/>
  </w:style>
  <w:style w:type="character" w:customStyle="1" w:styleId="WW8Num41z5">
    <w:name w:val="WW8Num41z5"/>
  </w:style>
  <w:style w:type="character" w:customStyle="1" w:styleId="WW8Num41z6">
    <w:name w:val="WW8Num41z6"/>
  </w:style>
  <w:style w:type="character" w:customStyle="1" w:styleId="WW8Num41z7">
    <w:name w:val="WW8Num41z7"/>
  </w:style>
  <w:style w:type="character" w:customStyle="1" w:styleId="WW8Num41z8">
    <w:name w:val="WW8Num41z8"/>
  </w:style>
  <w:style w:type="character" w:customStyle="1" w:styleId="WW8Num42z0">
    <w:name w:val="WW8Num42z0"/>
    <w:rPr>
      <w:rFonts w:hint="default"/>
    </w:rPr>
  </w:style>
  <w:style w:type="character" w:customStyle="1" w:styleId="WW8Num43z0">
    <w:name w:val="WW8Num43z0"/>
    <w:rPr>
      <w:rFonts w:ascii="Wingdings" w:hAnsi="Wingdings" w:cs="Wingdings" w:hint="default"/>
      <w:color w:val="auto"/>
    </w:rPr>
  </w:style>
  <w:style w:type="character" w:customStyle="1" w:styleId="WW8Num43z1">
    <w:name w:val="WW8Num43z1"/>
    <w:rPr>
      <w:rFonts w:ascii="Courier New" w:hAnsi="Courier New" w:cs="Courier New" w:hint="default"/>
    </w:rPr>
  </w:style>
  <w:style w:type="character" w:customStyle="1" w:styleId="WW8Num43z2">
    <w:name w:val="WW8Num43z2"/>
    <w:rPr>
      <w:rFonts w:ascii="Wingdings" w:hAnsi="Wingdings" w:cs="Wingdings" w:hint="default"/>
    </w:rPr>
  </w:style>
  <w:style w:type="character" w:customStyle="1" w:styleId="WW8Num43z3">
    <w:name w:val="WW8Num43z3"/>
    <w:rPr>
      <w:rFonts w:ascii="Symbol" w:hAnsi="Symbol" w:cs="Symbol" w:hint="default"/>
    </w:rPr>
  </w:style>
  <w:style w:type="character" w:customStyle="1" w:styleId="WW8Num44z0">
    <w:name w:val="WW8Num44z0"/>
    <w:rPr>
      <w:rFonts w:ascii="Symbol" w:hAnsi="Symbol" w:cs="Symbol" w:hint="default"/>
    </w:rPr>
  </w:style>
  <w:style w:type="character" w:customStyle="1" w:styleId="WW8Num44z1">
    <w:name w:val="WW8Num44z1"/>
    <w:rPr>
      <w:rFonts w:ascii="Courier New" w:hAnsi="Courier New" w:cs="Courier New" w:hint="default"/>
    </w:rPr>
  </w:style>
  <w:style w:type="character" w:customStyle="1" w:styleId="WW8Num44z2">
    <w:name w:val="WW8Num44z2"/>
    <w:rPr>
      <w:rFonts w:ascii="Wingdings" w:hAnsi="Wingdings" w:cs="Wingdings" w:hint="default"/>
    </w:rPr>
  </w:style>
  <w:style w:type="character" w:customStyle="1" w:styleId="WW8Num45z0">
    <w:name w:val="WW8Num45z0"/>
    <w:rPr>
      <w:rFonts w:ascii="Wingdings" w:hAnsi="Wingdings" w:cs="Wingdings" w:hint="default"/>
    </w:rPr>
  </w:style>
  <w:style w:type="character" w:customStyle="1" w:styleId="WW8Num45z1">
    <w:name w:val="WW8Num45z1"/>
    <w:rPr>
      <w:rFonts w:ascii="Courier New" w:hAnsi="Courier New" w:cs="Courier New" w:hint="default"/>
    </w:rPr>
  </w:style>
  <w:style w:type="character" w:customStyle="1" w:styleId="WW8Num45z3">
    <w:name w:val="WW8Num45z3"/>
    <w:rPr>
      <w:rFonts w:ascii="Symbol" w:hAnsi="Symbol" w:cs="Symbol" w:hint="default"/>
    </w:rPr>
  </w:style>
  <w:style w:type="character" w:customStyle="1" w:styleId="WW8Num46z0">
    <w:name w:val="WW8Num46z0"/>
    <w:rPr>
      <w:rFonts w:ascii="Wingdings" w:hAnsi="Wingdings" w:cs="Wingdings" w:hint="default"/>
    </w:rPr>
  </w:style>
  <w:style w:type="character" w:customStyle="1" w:styleId="WW8Num46z1">
    <w:name w:val="WW8Num46z1"/>
    <w:rPr>
      <w:rFonts w:ascii="Courier New" w:hAnsi="Courier New" w:cs="Courier New" w:hint="default"/>
    </w:rPr>
  </w:style>
  <w:style w:type="character" w:customStyle="1" w:styleId="WW8Num46z3">
    <w:name w:val="WW8Num46z3"/>
    <w:rPr>
      <w:rFonts w:ascii="Symbol" w:hAnsi="Symbol" w:cs="Symbol" w:hint="default"/>
    </w:rPr>
  </w:style>
  <w:style w:type="character" w:customStyle="1" w:styleId="WW8Num47z0">
    <w:name w:val="WW8Num47z0"/>
    <w:rPr>
      <w:rFonts w:hint="default"/>
    </w:rPr>
  </w:style>
  <w:style w:type="character" w:customStyle="1" w:styleId="WW8Num48z0">
    <w:name w:val="WW8Num48z0"/>
  </w:style>
  <w:style w:type="character" w:customStyle="1" w:styleId="WW8Num48z1">
    <w:name w:val="WW8Num48z1"/>
    <w:rPr>
      <w:rFonts w:ascii="Symbol" w:hAnsi="Symbol" w:cs="Symbol" w:hint="default"/>
    </w:rPr>
  </w:style>
  <w:style w:type="character" w:customStyle="1" w:styleId="WW8Num48z2">
    <w:name w:val="WW8Num48z2"/>
  </w:style>
  <w:style w:type="character" w:customStyle="1" w:styleId="WW8Num48z3">
    <w:name w:val="WW8Num48z3"/>
  </w:style>
  <w:style w:type="character" w:customStyle="1" w:styleId="WW8Num48z4">
    <w:name w:val="WW8Num48z4"/>
  </w:style>
  <w:style w:type="character" w:customStyle="1" w:styleId="WW8Num48z5">
    <w:name w:val="WW8Num48z5"/>
  </w:style>
  <w:style w:type="character" w:customStyle="1" w:styleId="WW8Num48z6">
    <w:name w:val="WW8Num48z6"/>
  </w:style>
  <w:style w:type="character" w:customStyle="1" w:styleId="WW8Num48z7">
    <w:name w:val="WW8Num48z7"/>
  </w:style>
  <w:style w:type="character" w:customStyle="1" w:styleId="WW8Num48z8">
    <w:name w:val="WW8Num48z8"/>
  </w:style>
  <w:style w:type="character" w:customStyle="1" w:styleId="WW8Num49z0">
    <w:name w:val="WW8Num49z0"/>
    <w:rPr>
      <w:rFonts w:ascii="Symbol" w:hAnsi="Symbol" w:cs="Symbol" w:hint="default"/>
    </w:rPr>
  </w:style>
  <w:style w:type="character" w:customStyle="1" w:styleId="WW8Num49z1">
    <w:name w:val="WW8Num49z1"/>
    <w:rPr>
      <w:rFonts w:ascii="Courier New" w:hAnsi="Courier New" w:cs="Courier New" w:hint="default"/>
    </w:rPr>
  </w:style>
  <w:style w:type="character" w:customStyle="1" w:styleId="WW8Num49z2">
    <w:name w:val="WW8Num49z2"/>
    <w:rPr>
      <w:rFonts w:ascii="Wingdings" w:hAnsi="Wingdings" w:cs="Wingdings" w:hint="default"/>
    </w:rPr>
  </w:style>
  <w:style w:type="character" w:customStyle="1" w:styleId="WW8NumSt31z0">
    <w:name w:val="WW8NumSt31z0"/>
    <w:rPr>
      <w:rFonts w:ascii="Symbol" w:hAnsi="Symbol" w:cs="Symbol" w:hint="default"/>
    </w:rPr>
  </w:style>
  <w:style w:type="character" w:styleId="PageNumber">
    <w:name w:val="page number"/>
    <w:basedOn w:val="DefaultParagraphFont"/>
  </w:style>
  <w:style w:type="character" w:styleId="Hyperlink">
    <w:name w:val="Hyperlink"/>
    <w:uiPriority w:val="99"/>
    <w:rPr>
      <w:color w:val="0000FF"/>
      <w:u w:val="single"/>
    </w:rPr>
  </w:style>
  <w:style w:type="character" w:styleId="Strong">
    <w:name w:val="Strong"/>
    <w:uiPriority w:val="22"/>
    <w:qFormat/>
    <w:rPr>
      <w:b/>
      <w:bCs/>
    </w:rPr>
  </w:style>
  <w:style w:type="character" w:customStyle="1" w:styleId="Heading3Char">
    <w:name w:val="Heading 3 Char"/>
    <w:rPr>
      <w:rFonts w:ascii="Arial" w:hAnsi="Arial" w:cs="Arial"/>
      <w:b/>
      <w:bCs/>
      <w:sz w:val="26"/>
      <w:szCs w:val="26"/>
      <w:lang w:val="en-US" w:eastAsia="ar-SA" w:bidi="ar-SA"/>
    </w:rPr>
  </w:style>
  <w:style w:type="character" w:customStyle="1" w:styleId="BalloonTextChar">
    <w:name w:val="Balloon Text Char"/>
    <w:rPr>
      <w:rFonts w:ascii="Tahoma" w:hAnsi="Tahoma" w:cs="Tahoma"/>
      <w:sz w:val="16"/>
      <w:szCs w:val="16"/>
    </w:rPr>
  </w:style>
  <w:style w:type="character" w:styleId="PlaceholderText">
    <w:name w:val="Placeholder Text"/>
    <w:rPr>
      <w:color w:val="808080"/>
    </w:rPr>
  </w:style>
  <w:style w:type="character" w:customStyle="1" w:styleId="PSOTOCChar">
    <w:name w:val="PSO TOC Char"/>
    <w:rPr>
      <w:rFonts w:ascii="Arial" w:hAnsi="Arial" w:cs="Arial"/>
      <w:b/>
      <w:bCs/>
      <w:smallCaps/>
      <w:color w:val="7030A0"/>
      <w:sz w:val="26"/>
      <w:szCs w:val="26"/>
    </w:rPr>
  </w:style>
  <w:style w:type="character" w:customStyle="1" w:styleId="IndexLink">
    <w:name w:val="Index Link"/>
  </w:style>
  <w:style w:type="paragraph" w:customStyle="1" w:styleId="Heading">
    <w:name w:val="Heading"/>
    <w:basedOn w:val="Normal"/>
    <w:next w:val="BodyText"/>
    <w:pPr>
      <w:keepNext/>
      <w:spacing w:before="240" w:after="120"/>
    </w:pPr>
    <w:rPr>
      <w:rFonts w:ascii="Arial" w:eastAsia="Microsoft YaHei" w:hAnsi="Arial" w:cs="Mangal"/>
      <w:sz w:val="28"/>
      <w:szCs w:val="28"/>
    </w:rPr>
  </w:style>
  <w:style w:type="paragraph" w:styleId="BodyText">
    <w:name w:val="Body Text"/>
    <w:basedOn w:val="Normal"/>
    <w:pPr>
      <w:spacing w:after="120" w:line="220" w:lineRule="exact"/>
    </w:pPr>
    <w:rPr>
      <w:sz w:val="22"/>
      <w:szCs w:val="20"/>
    </w:rPr>
  </w:style>
  <w:style w:type="paragraph" w:styleId="List">
    <w:name w:val="List"/>
    <w:basedOn w:val="BodyText"/>
    <w:rPr>
      <w:rFonts w:cs="Mangal"/>
    </w:rPr>
  </w:style>
  <w:style w:type="paragraph" w:styleId="Caption">
    <w:name w:val="caption"/>
    <w:basedOn w:val="Normal"/>
    <w:qFormat/>
    <w:pPr>
      <w:suppressLineNumbers/>
      <w:spacing w:before="120" w:after="120"/>
    </w:pPr>
    <w:rPr>
      <w:rFonts w:cs="Mangal"/>
      <w:i/>
      <w:iCs/>
    </w:rPr>
  </w:style>
  <w:style w:type="paragraph" w:customStyle="1" w:styleId="Index">
    <w:name w:val="Index"/>
    <w:basedOn w:val="Normal"/>
    <w:pPr>
      <w:suppressLineNumbers/>
    </w:pPr>
    <w:rPr>
      <w:rFonts w:cs="Mangal"/>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paragraph" w:customStyle="1" w:styleId="SectionHeader">
    <w:name w:val="Section Header"/>
    <w:basedOn w:val="Normal"/>
    <w:pPr>
      <w:pBdr>
        <w:top w:val="single" w:sz="4" w:space="1" w:color="000000"/>
        <w:left w:val="single" w:sz="4" w:space="4" w:color="000000"/>
        <w:bottom w:val="single" w:sz="4" w:space="1" w:color="000000"/>
        <w:right w:val="single" w:sz="4" w:space="4" w:color="000000"/>
      </w:pBdr>
      <w:shd w:val="clear" w:color="auto" w:fill="000000"/>
      <w:jc w:val="center"/>
    </w:pPr>
    <w:rPr>
      <w:rFonts w:ascii="Tahoma" w:hAnsi="Tahoma" w:cs="Tahoma"/>
      <w:b/>
    </w:rPr>
  </w:style>
  <w:style w:type="paragraph" w:customStyle="1" w:styleId="NormalBold">
    <w:name w:val="Normal Bold"/>
    <w:basedOn w:val="Normal"/>
    <w:rPr>
      <w:rFonts w:ascii="Tahoma" w:hAnsi="Tahoma" w:cs="Tahoma"/>
      <w:b/>
    </w:rPr>
  </w:style>
  <w:style w:type="paragraph" w:customStyle="1" w:styleId="aCharCharCharCharCharCharCharChar">
    <w:name w:val="a Char Char Char Char Char Char Char Char"/>
    <w:basedOn w:val="Normal"/>
    <w:pPr>
      <w:overflowPunct w:val="0"/>
      <w:autoSpaceDE w:val="0"/>
      <w:spacing w:after="240"/>
      <w:ind w:left="284"/>
      <w:textAlignment w:val="baseline"/>
    </w:pPr>
    <w:rPr>
      <w:rFonts w:ascii="Century Gothic" w:hAnsi="Century Gothic" w:cs="Century Gothic"/>
      <w:sz w:val="22"/>
      <w:szCs w:val="22"/>
      <w:lang w:val="en-GB"/>
    </w:rPr>
  </w:style>
  <w:style w:type="paragraph" w:customStyle="1" w:styleId="PSOTOC">
    <w:name w:val="PSO TOC"/>
    <w:basedOn w:val="Normal"/>
    <w:rPr>
      <w:rFonts w:ascii="Arial" w:hAnsi="Arial" w:cs="Arial"/>
      <w:b/>
      <w:bCs/>
      <w:smallCaps/>
      <w:color w:val="7030A0"/>
      <w:sz w:val="26"/>
      <w:szCs w:val="26"/>
    </w:rPr>
  </w:style>
  <w:style w:type="paragraph" w:styleId="TOC1">
    <w:name w:val="toc 1"/>
    <w:basedOn w:val="PSOTOC"/>
    <w:next w:val="Normal"/>
    <w:uiPriority w:val="39"/>
    <w:rsid w:val="00E53377"/>
    <w:pPr>
      <w:spacing w:before="240" w:after="120"/>
    </w:pPr>
    <w:rPr>
      <w:b w:val="0"/>
      <w:bCs w:val="0"/>
      <w:szCs w:val="20"/>
    </w:rPr>
  </w:style>
  <w:style w:type="paragraph" w:styleId="TOC2">
    <w:name w:val="toc 2"/>
    <w:basedOn w:val="Normal"/>
    <w:next w:val="Normal"/>
    <w:uiPriority w:val="39"/>
    <w:pPr>
      <w:spacing w:before="120"/>
      <w:ind w:left="240"/>
    </w:pPr>
    <w:rPr>
      <w:rFonts w:ascii="Arial" w:hAnsi="Arial" w:cs="Arial"/>
      <w:i/>
      <w:iCs/>
      <w:sz w:val="20"/>
      <w:szCs w:val="20"/>
    </w:rPr>
  </w:style>
  <w:style w:type="paragraph" w:styleId="TOC3">
    <w:name w:val="toc 3"/>
    <w:basedOn w:val="Normal"/>
    <w:next w:val="Normal"/>
    <w:uiPriority w:val="39"/>
    <w:pPr>
      <w:ind w:left="480"/>
    </w:pPr>
    <w:rPr>
      <w:rFonts w:ascii="Arial" w:hAnsi="Arial" w:cs="Arial"/>
      <w:i/>
      <w:sz w:val="20"/>
      <w:szCs w:val="20"/>
    </w:rPr>
  </w:style>
  <w:style w:type="paragraph" w:styleId="TOC4">
    <w:name w:val="toc 4"/>
    <w:basedOn w:val="Normal"/>
    <w:next w:val="Normal"/>
    <w:uiPriority w:val="39"/>
    <w:pPr>
      <w:ind w:left="720"/>
    </w:pPr>
    <w:rPr>
      <w:sz w:val="20"/>
      <w:szCs w:val="20"/>
    </w:rPr>
  </w:style>
  <w:style w:type="paragraph" w:styleId="TOC5">
    <w:name w:val="toc 5"/>
    <w:basedOn w:val="Normal"/>
    <w:next w:val="Normal"/>
    <w:uiPriority w:val="39"/>
    <w:pPr>
      <w:ind w:left="960"/>
    </w:pPr>
    <w:rPr>
      <w:sz w:val="20"/>
      <w:szCs w:val="20"/>
    </w:rPr>
  </w:style>
  <w:style w:type="paragraph" w:styleId="TOC6">
    <w:name w:val="toc 6"/>
    <w:basedOn w:val="Normal"/>
    <w:next w:val="Normal"/>
    <w:uiPriority w:val="39"/>
    <w:pPr>
      <w:ind w:left="1200"/>
    </w:pPr>
    <w:rPr>
      <w:sz w:val="20"/>
      <w:szCs w:val="20"/>
    </w:rPr>
  </w:style>
  <w:style w:type="paragraph" w:styleId="TOC7">
    <w:name w:val="toc 7"/>
    <w:basedOn w:val="Normal"/>
    <w:next w:val="Normal"/>
    <w:uiPriority w:val="39"/>
    <w:pPr>
      <w:ind w:left="1440"/>
    </w:pPr>
    <w:rPr>
      <w:sz w:val="20"/>
      <w:szCs w:val="20"/>
    </w:rPr>
  </w:style>
  <w:style w:type="paragraph" w:styleId="TOC8">
    <w:name w:val="toc 8"/>
    <w:basedOn w:val="Normal"/>
    <w:next w:val="Normal"/>
    <w:uiPriority w:val="39"/>
    <w:pPr>
      <w:ind w:left="1680"/>
    </w:pPr>
    <w:rPr>
      <w:sz w:val="20"/>
      <w:szCs w:val="20"/>
    </w:rPr>
  </w:style>
  <w:style w:type="paragraph" w:styleId="TOC9">
    <w:name w:val="toc 9"/>
    <w:basedOn w:val="Normal"/>
    <w:next w:val="Normal"/>
    <w:uiPriority w:val="39"/>
    <w:pPr>
      <w:ind w:left="1920"/>
    </w:pPr>
    <w:rPr>
      <w:sz w:val="20"/>
      <w:szCs w:val="20"/>
    </w:rPr>
  </w:style>
  <w:style w:type="paragraph" w:customStyle="1" w:styleId="Cover">
    <w:name w:val="Cover"/>
    <w:basedOn w:val="Normal"/>
    <w:rPr>
      <w:rFonts w:ascii="Garamond" w:hAnsi="Garamond" w:cs="Garamond"/>
      <w:color w:val="AF1E23"/>
      <w:sz w:val="96"/>
      <w:szCs w:val="96"/>
    </w:rPr>
  </w:style>
  <w:style w:type="paragraph" w:customStyle="1" w:styleId="StyleHeading1PatternClearGray-125">
    <w:name w:val="Style Heading 1 + Pattern: Clear (Gray-12.5%)"/>
    <w:basedOn w:val="Heading1"/>
    <w:pPr>
      <w:pBdr>
        <w:top w:val="single" w:sz="4" w:space="1" w:color="000000"/>
        <w:left w:val="single" w:sz="4" w:space="4" w:color="000000"/>
        <w:bottom w:val="single" w:sz="4" w:space="1" w:color="000000"/>
        <w:right w:val="single" w:sz="4" w:space="4" w:color="000000"/>
      </w:pBdr>
      <w:shd w:val="clear" w:color="auto" w:fill="E0E0E0"/>
    </w:pPr>
    <w:rPr>
      <w:rFonts w:cs="Times New Roman"/>
      <w:sz w:val="28"/>
      <w:szCs w:val="20"/>
    </w:rPr>
  </w:style>
  <w:style w:type="paragraph" w:styleId="Title">
    <w:name w:val="Title"/>
    <w:basedOn w:val="Normal"/>
    <w:next w:val="Subtitle"/>
    <w:qFormat/>
    <w:pPr>
      <w:spacing w:before="240" w:after="720"/>
      <w:jc w:val="right"/>
    </w:pPr>
    <w:rPr>
      <w:rFonts w:ascii="Arial" w:hAnsi="Arial" w:cs="Arial"/>
      <w:b/>
      <w:kern w:val="1"/>
      <w:sz w:val="64"/>
      <w:szCs w:val="20"/>
    </w:rPr>
  </w:style>
  <w:style w:type="paragraph" w:styleId="Subtitle">
    <w:name w:val="Subtitle"/>
    <w:basedOn w:val="Heading"/>
    <w:next w:val="BodyText"/>
    <w:qFormat/>
    <w:pPr>
      <w:jc w:val="center"/>
    </w:pPr>
    <w:rPr>
      <w:i/>
      <w:iCs/>
    </w:rPr>
  </w:style>
  <w:style w:type="paragraph" w:styleId="ListBullet">
    <w:name w:val="List Bullet"/>
    <w:basedOn w:val="Normal"/>
    <w:pPr>
      <w:numPr>
        <w:numId w:val="9"/>
      </w:numPr>
      <w:spacing w:after="60"/>
      <w:ind w:left="1080"/>
    </w:pPr>
    <w:rPr>
      <w:sz w:val="22"/>
      <w:szCs w:val="20"/>
    </w:rPr>
  </w:style>
  <w:style w:type="paragraph" w:customStyle="1" w:styleId="InstructionText">
    <w:name w:val="Instruction Text"/>
    <w:basedOn w:val="Normal"/>
    <w:pPr>
      <w:spacing w:line="240" w:lineRule="atLeast"/>
    </w:pPr>
    <w:rPr>
      <w:rFonts w:ascii="Tahoma" w:hAnsi="Tahoma" w:cs="Tahoma"/>
      <w:color w:val="000000"/>
      <w:sz w:val="18"/>
      <w:szCs w:val="20"/>
    </w:rPr>
  </w:style>
  <w:style w:type="paragraph" w:customStyle="1" w:styleId="BigHeadOne">
    <w:name w:val="BigHead One"/>
    <w:basedOn w:val="Normal"/>
    <w:pPr>
      <w:pBdr>
        <w:bottom w:val="single" w:sz="4" w:space="1" w:color="000000"/>
      </w:pBdr>
      <w:overflowPunct w:val="0"/>
      <w:autoSpaceDE w:val="0"/>
      <w:jc w:val="both"/>
      <w:textAlignment w:val="baseline"/>
    </w:pPr>
    <w:rPr>
      <w:rFonts w:ascii="Helvetica" w:hAnsi="Helvetica" w:cs="Helvetica"/>
      <w:smallCaps/>
      <w:sz w:val="40"/>
      <w:szCs w:val="20"/>
    </w:rPr>
  </w:style>
  <w:style w:type="paragraph" w:customStyle="1" w:styleId="StyleHeading1BottomSinglesolidlineGray-5015ptLin">
    <w:name w:val="Style Heading 1 + Bottom: (Single solid line Gray-50%  1.5 pt Lin..."/>
    <w:basedOn w:val="Heading1"/>
    <w:pPr>
      <w:pBdr>
        <w:bottom w:val="single" w:sz="8" w:space="1" w:color="808080"/>
      </w:pBdr>
    </w:pPr>
    <w:rPr>
      <w:rFonts w:cs="Times New Roman"/>
      <w:smallCaps/>
      <w:color w:val="AF1E23"/>
      <w:szCs w:val="20"/>
    </w:rPr>
  </w:style>
  <w:style w:type="paragraph" w:styleId="BalloonText">
    <w:name w:val="Balloon Text"/>
    <w:basedOn w:val="Normal"/>
    <w:rPr>
      <w:rFonts w:ascii="Tahoma" w:hAnsi="Tahoma" w:cs="Tahoma"/>
      <w:sz w:val="16"/>
      <w:szCs w:val="16"/>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Contents10">
    <w:name w:val="Contents 10"/>
    <w:basedOn w:val="Index"/>
    <w:pPr>
      <w:tabs>
        <w:tab w:val="right" w:leader="dot" w:pos="7425"/>
      </w:tabs>
      <w:ind w:left="2547"/>
    </w:pPr>
  </w:style>
  <w:style w:type="character" w:customStyle="1" w:styleId="HeaderChar">
    <w:name w:val="Header Char"/>
    <w:link w:val="Header"/>
    <w:uiPriority w:val="99"/>
    <w:rsid w:val="00A90952"/>
    <w:rPr>
      <w:sz w:val="24"/>
      <w:szCs w:val="24"/>
      <w:lang w:val="en-US" w:eastAsia="ar-SA"/>
    </w:rPr>
  </w:style>
  <w:style w:type="character" w:customStyle="1" w:styleId="FooterChar">
    <w:name w:val="Footer Char"/>
    <w:link w:val="Footer"/>
    <w:uiPriority w:val="99"/>
    <w:rsid w:val="00A90952"/>
    <w:rPr>
      <w:sz w:val="24"/>
      <w:szCs w:val="24"/>
      <w:lang w:val="en-US" w:eastAsia="ar-SA"/>
    </w:rPr>
  </w:style>
  <w:style w:type="character" w:styleId="SubtleEmphasis">
    <w:name w:val="Subtle Emphasis"/>
    <w:uiPriority w:val="19"/>
    <w:qFormat/>
    <w:rsid w:val="0079300D"/>
    <w:rPr>
      <w:i/>
      <w:iCs/>
      <w:color w:val="404040"/>
    </w:rPr>
  </w:style>
  <w:style w:type="paragraph" w:customStyle="1" w:styleId="BodyText1">
    <w:name w:val="Body Text1"/>
    <w:rsid w:val="00673A7E"/>
    <w:pPr>
      <w:widowControl w:val="0"/>
      <w:tabs>
        <w:tab w:val="left" w:pos="-1440"/>
        <w:tab w:val="left" w:pos="-72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uppressAutoHyphens/>
      <w:spacing w:before="200" w:after="200" w:line="276" w:lineRule="auto"/>
    </w:pPr>
    <w:rPr>
      <w:rFonts w:ascii="Book Antiqua" w:hAnsi="Book Antiqua"/>
      <w:sz w:val="24"/>
      <w:szCs w:val="22"/>
    </w:rPr>
  </w:style>
  <w:style w:type="paragraph" w:customStyle="1" w:styleId="Technical5">
    <w:name w:val="Technical 5"/>
    <w:uiPriority w:val="99"/>
    <w:rsid w:val="00673A7E"/>
    <w:pPr>
      <w:tabs>
        <w:tab w:val="left" w:pos="-720"/>
      </w:tabs>
      <w:suppressAutoHyphens/>
      <w:spacing w:before="200" w:after="200" w:line="276" w:lineRule="auto"/>
      <w:ind w:firstLine="720"/>
    </w:pPr>
    <w:rPr>
      <w:rFonts w:ascii="Courier New" w:hAnsi="Courier New"/>
      <w:b/>
      <w:sz w:val="24"/>
      <w:szCs w:val="22"/>
    </w:rPr>
  </w:style>
  <w:style w:type="paragraph" w:customStyle="1" w:styleId="BodyText2">
    <w:name w:val="Body Text2"/>
    <w:rsid w:val="00673A7E"/>
    <w:pPr>
      <w:widowControl w:val="0"/>
      <w:tabs>
        <w:tab w:val="left" w:pos="-1440"/>
        <w:tab w:val="left" w:pos="-72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uppressAutoHyphens/>
      <w:spacing w:before="200" w:after="200" w:line="276" w:lineRule="auto"/>
    </w:pPr>
    <w:rPr>
      <w:rFonts w:ascii="Book Antiqua" w:hAnsi="Book Antiqua"/>
      <w:sz w:val="24"/>
      <w:szCs w:val="22"/>
    </w:rPr>
  </w:style>
  <w:style w:type="character" w:styleId="Emphasis">
    <w:name w:val="Emphasis"/>
    <w:qFormat/>
    <w:rsid w:val="0094173B"/>
    <w:rPr>
      <w:rFonts w:cs="Times New Roman"/>
      <w:caps/>
      <w:color w:val="243F60"/>
      <w:spacing w:val="5"/>
    </w:rPr>
  </w:style>
  <w:style w:type="paragraph" w:styleId="NormalWeb">
    <w:name w:val="Normal (Web)"/>
    <w:basedOn w:val="Normal"/>
    <w:uiPriority w:val="99"/>
    <w:semiHidden/>
    <w:unhideWhenUsed/>
    <w:rsid w:val="00ED0AEE"/>
    <w:pPr>
      <w:suppressAutoHyphens w:val="0"/>
      <w:spacing w:before="100" w:beforeAutospacing="1" w:after="100" w:afterAutospacing="1"/>
    </w:pPr>
    <w:rPr>
      <w:lang w:val="en-IN" w:eastAsia="en-IN"/>
    </w:rPr>
  </w:style>
  <w:style w:type="paragraph" w:styleId="ListParagraph">
    <w:name w:val="List Paragraph"/>
    <w:basedOn w:val="Normal"/>
    <w:uiPriority w:val="34"/>
    <w:qFormat/>
    <w:rsid w:val="00AF10B8"/>
    <w:pPr>
      <w:suppressAutoHyphens w:val="0"/>
      <w:ind w:left="720"/>
      <w:contextualSpacing/>
    </w:pPr>
    <w:rPr>
      <w:lang w:eastAsia="en-US"/>
    </w:rPr>
  </w:style>
  <w:style w:type="paragraph" w:styleId="Revision">
    <w:name w:val="Revision"/>
    <w:hidden/>
    <w:uiPriority w:val="99"/>
    <w:semiHidden/>
    <w:rsid w:val="00B95F75"/>
    <w:rPr>
      <w:sz w:val="24"/>
      <w:szCs w:val="24"/>
      <w:lang w:eastAsia="ar-SA"/>
    </w:rPr>
  </w:style>
  <w:style w:type="paragraph" w:styleId="TOCHeading">
    <w:name w:val="TOC Heading"/>
    <w:basedOn w:val="Heading1"/>
    <w:next w:val="Normal"/>
    <w:uiPriority w:val="39"/>
    <w:unhideWhenUsed/>
    <w:qFormat/>
    <w:rsid w:val="00281F7A"/>
    <w:pPr>
      <w:keepLines/>
      <w:suppressAutoHyphens w:val="0"/>
      <w:spacing w:after="0" w:line="259" w:lineRule="auto"/>
      <w:outlineLvl w:val="9"/>
    </w:pPr>
    <w:rPr>
      <w:rFonts w:asciiTheme="majorHAnsi" w:eastAsiaTheme="majorEastAsia" w:hAnsiTheme="majorHAnsi" w:cstheme="majorBidi"/>
      <w:b w:val="0"/>
      <w:bCs w:val="0"/>
      <w:color w:val="0F4761" w:themeColor="accent1" w:themeShade="BF"/>
      <w:kern w:val="0"/>
      <w:lang w:eastAsia="en-US"/>
    </w:rPr>
  </w:style>
  <w:style w:type="character" w:styleId="UnresolvedMention">
    <w:name w:val="Unresolved Mention"/>
    <w:basedOn w:val="DefaultParagraphFont"/>
    <w:uiPriority w:val="99"/>
    <w:semiHidden/>
    <w:unhideWhenUsed/>
    <w:rsid w:val="00603B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7850879">
      <w:bodyDiv w:val="1"/>
      <w:marLeft w:val="0"/>
      <w:marRight w:val="0"/>
      <w:marTop w:val="0"/>
      <w:marBottom w:val="0"/>
      <w:divBdr>
        <w:top w:val="none" w:sz="0" w:space="0" w:color="auto"/>
        <w:left w:val="none" w:sz="0" w:space="0" w:color="auto"/>
        <w:bottom w:val="none" w:sz="0" w:space="0" w:color="auto"/>
        <w:right w:val="none" w:sz="0" w:space="0" w:color="auto"/>
      </w:divBdr>
      <w:divsChild>
        <w:div w:id="334692479">
          <w:marLeft w:val="547"/>
          <w:marRight w:val="0"/>
          <w:marTop w:val="200"/>
          <w:marBottom w:val="0"/>
          <w:divBdr>
            <w:top w:val="none" w:sz="0" w:space="0" w:color="auto"/>
            <w:left w:val="none" w:sz="0" w:space="0" w:color="auto"/>
            <w:bottom w:val="none" w:sz="0" w:space="0" w:color="auto"/>
            <w:right w:val="none" w:sz="0" w:space="0" w:color="auto"/>
          </w:divBdr>
        </w:div>
        <w:div w:id="414322774">
          <w:marLeft w:val="547"/>
          <w:marRight w:val="0"/>
          <w:marTop w:val="200"/>
          <w:marBottom w:val="0"/>
          <w:divBdr>
            <w:top w:val="none" w:sz="0" w:space="0" w:color="auto"/>
            <w:left w:val="none" w:sz="0" w:space="0" w:color="auto"/>
            <w:bottom w:val="none" w:sz="0" w:space="0" w:color="auto"/>
            <w:right w:val="none" w:sz="0" w:space="0" w:color="auto"/>
          </w:divBdr>
        </w:div>
        <w:div w:id="471606672">
          <w:marLeft w:val="547"/>
          <w:marRight w:val="0"/>
          <w:marTop w:val="200"/>
          <w:marBottom w:val="0"/>
          <w:divBdr>
            <w:top w:val="none" w:sz="0" w:space="0" w:color="auto"/>
            <w:left w:val="none" w:sz="0" w:space="0" w:color="auto"/>
            <w:bottom w:val="none" w:sz="0" w:space="0" w:color="auto"/>
            <w:right w:val="none" w:sz="0" w:space="0" w:color="auto"/>
          </w:divBdr>
        </w:div>
        <w:div w:id="554045709">
          <w:marLeft w:val="547"/>
          <w:marRight w:val="0"/>
          <w:marTop w:val="200"/>
          <w:marBottom w:val="0"/>
          <w:divBdr>
            <w:top w:val="none" w:sz="0" w:space="0" w:color="auto"/>
            <w:left w:val="none" w:sz="0" w:space="0" w:color="auto"/>
            <w:bottom w:val="none" w:sz="0" w:space="0" w:color="auto"/>
            <w:right w:val="none" w:sz="0" w:space="0" w:color="auto"/>
          </w:divBdr>
        </w:div>
        <w:div w:id="1076784142">
          <w:marLeft w:val="547"/>
          <w:marRight w:val="0"/>
          <w:marTop w:val="200"/>
          <w:marBottom w:val="0"/>
          <w:divBdr>
            <w:top w:val="none" w:sz="0" w:space="0" w:color="auto"/>
            <w:left w:val="none" w:sz="0" w:space="0" w:color="auto"/>
            <w:bottom w:val="none" w:sz="0" w:space="0" w:color="auto"/>
            <w:right w:val="none" w:sz="0" w:space="0" w:color="auto"/>
          </w:divBdr>
        </w:div>
        <w:div w:id="1225140782">
          <w:marLeft w:val="547"/>
          <w:marRight w:val="0"/>
          <w:marTop w:val="200"/>
          <w:marBottom w:val="0"/>
          <w:divBdr>
            <w:top w:val="none" w:sz="0" w:space="0" w:color="auto"/>
            <w:left w:val="none" w:sz="0" w:space="0" w:color="auto"/>
            <w:bottom w:val="none" w:sz="0" w:space="0" w:color="auto"/>
            <w:right w:val="none" w:sz="0" w:space="0" w:color="auto"/>
          </w:divBdr>
        </w:div>
        <w:div w:id="1726559550">
          <w:marLeft w:val="547"/>
          <w:marRight w:val="0"/>
          <w:marTop w:val="200"/>
          <w:marBottom w:val="0"/>
          <w:divBdr>
            <w:top w:val="none" w:sz="0" w:space="0" w:color="auto"/>
            <w:left w:val="none" w:sz="0" w:space="0" w:color="auto"/>
            <w:bottom w:val="none" w:sz="0" w:space="0" w:color="auto"/>
            <w:right w:val="none" w:sz="0" w:space="0" w:color="auto"/>
          </w:divBdr>
        </w:div>
        <w:div w:id="1773742323">
          <w:marLeft w:val="547"/>
          <w:marRight w:val="0"/>
          <w:marTop w:val="200"/>
          <w:marBottom w:val="0"/>
          <w:divBdr>
            <w:top w:val="none" w:sz="0" w:space="0" w:color="auto"/>
            <w:left w:val="none" w:sz="0" w:space="0" w:color="auto"/>
            <w:bottom w:val="none" w:sz="0" w:space="0" w:color="auto"/>
            <w:right w:val="none" w:sz="0" w:space="0" w:color="auto"/>
          </w:divBdr>
        </w:div>
        <w:div w:id="1872110899">
          <w:marLeft w:val="547"/>
          <w:marRight w:val="0"/>
          <w:marTop w:val="200"/>
          <w:marBottom w:val="0"/>
          <w:divBdr>
            <w:top w:val="none" w:sz="0" w:space="0" w:color="auto"/>
            <w:left w:val="none" w:sz="0" w:space="0" w:color="auto"/>
            <w:bottom w:val="none" w:sz="0" w:space="0" w:color="auto"/>
            <w:right w:val="none" w:sz="0" w:space="0" w:color="auto"/>
          </w:divBdr>
        </w:div>
      </w:divsChild>
    </w:div>
    <w:div w:id="749156690">
      <w:bodyDiv w:val="1"/>
      <w:marLeft w:val="0"/>
      <w:marRight w:val="0"/>
      <w:marTop w:val="0"/>
      <w:marBottom w:val="0"/>
      <w:divBdr>
        <w:top w:val="none" w:sz="0" w:space="0" w:color="auto"/>
        <w:left w:val="none" w:sz="0" w:space="0" w:color="auto"/>
        <w:bottom w:val="none" w:sz="0" w:space="0" w:color="auto"/>
        <w:right w:val="none" w:sz="0" w:space="0" w:color="auto"/>
      </w:divBdr>
    </w:div>
    <w:div w:id="1072391797">
      <w:bodyDiv w:val="1"/>
      <w:marLeft w:val="0"/>
      <w:marRight w:val="0"/>
      <w:marTop w:val="0"/>
      <w:marBottom w:val="0"/>
      <w:divBdr>
        <w:top w:val="none" w:sz="0" w:space="0" w:color="auto"/>
        <w:left w:val="none" w:sz="0" w:space="0" w:color="auto"/>
        <w:bottom w:val="none" w:sz="0" w:space="0" w:color="auto"/>
        <w:right w:val="none" w:sz="0" w:space="0" w:color="auto"/>
      </w:divBdr>
    </w:div>
    <w:div w:id="1225414922">
      <w:bodyDiv w:val="1"/>
      <w:marLeft w:val="0"/>
      <w:marRight w:val="0"/>
      <w:marTop w:val="0"/>
      <w:marBottom w:val="0"/>
      <w:divBdr>
        <w:top w:val="none" w:sz="0" w:space="0" w:color="auto"/>
        <w:left w:val="none" w:sz="0" w:space="0" w:color="auto"/>
        <w:bottom w:val="none" w:sz="0" w:space="0" w:color="auto"/>
        <w:right w:val="none" w:sz="0" w:space="0" w:color="auto"/>
      </w:divBdr>
    </w:div>
    <w:div w:id="1578126397">
      <w:bodyDiv w:val="1"/>
      <w:marLeft w:val="0"/>
      <w:marRight w:val="0"/>
      <w:marTop w:val="0"/>
      <w:marBottom w:val="0"/>
      <w:divBdr>
        <w:top w:val="none" w:sz="0" w:space="0" w:color="auto"/>
        <w:left w:val="none" w:sz="0" w:space="0" w:color="auto"/>
        <w:bottom w:val="none" w:sz="0" w:space="0" w:color="auto"/>
        <w:right w:val="none" w:sz="0" w:space="0" w:color="auto"/>
      </w:divBdr>
    </w:div>
    <w:div w:id="1934363050">
      <w:bodyDiv w:val="1"/>
      <w:marLeft w:val="0"/>
      <w:marRight w:val="0"/>
      <w:marTop w:val="0"/>
      <w:marBottom w:val="0"/>
      <w:divBdr>
        <w:top w:val="none" w:sz="0" w:space="0" w:color="auto"/>
        <w:left w:val="none" w:sz="0" w:space="0" w:color="auto"/>
        <w:bottom w:val="none" w:sz="0" w:space="0" w:color="auto"/>
        <w:right w:val="none" w:sz="0" w:space="0" w:color="auto"/>
      </w:divBdr>
    </w:div>
    <w:div w:id="1967006555">
      <w:bodyDiv w:val="1"/>
      <w:marLeft w:val="0"/>
      <w:marRight w:val="0"/>
      <w:marTop w:val="0"/>
      <w:marBottom w:val="0"/>
      <w:divBdr>
        <w:top w:val="none" w:sz="0" w:space="0" w:color="auto"/>
        <w:left w:val="none" w:sz="0" w:space="0" w:color="auto"/>
        <w:bottom w:val="none" w:sz="0" w:space="0" w:color="auto"/>
        <w:right w:val="none" w:sz="0" w:space="0" w:color="auto"/>
      </w:divBdr>
    </w:div>
    <w:div w:id="2019379859">
      <w:bodyDiv w:val="1"/>
      <w:marLeft w:val="0"/>
      <w:marRight w:val="0"/>
      <w:marTop w:val="0"/>
      <w:marBottom w:val="0"/>
      <w:divBdr>
        <w:top w:val="none" w:sz="0" w:space="0" w:color="auto"/>
        <w:left w:val="none" w:sz="0" w:space="0" w:color="auto"/>
        <w:bottom w:val="none" w:sz="0" w:space="0" w:color="auto"/>
        <w:right w:val="none" w:sz="0" w:space="0" w:color="auto"/>
      </w:divBdr>
    </w:div>
    <w:div w:id="2080587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emf"/><Relationship Id="rId18" Type="http://schemas.openxmlformats.org/officeDocument/2006/relationships/diagramData" Target="diagrams/data1.xml"/><Relationship Id="rId26" Type="http://schemas.openxmlformats.org/officeDocument/2006/relationships/hyperlink" Target="https://o365sonata.sharepoint.com/:f:/r/sites/ProjectandMetricsManagementSystem/Shared%20Documents/Metrics%20Management%20System/Engineering/Sample%20Docs?csf=1&amp;web=1&amp;e=3ViNOA" TargetMode="External"/><Relationship Id="rId3" Type="http://schemas.openxmlformats.org/officeDocument/2006/relationships/customXml" Target="../customXml/item3.xml"/><Relationship Id="rId21" Type="http://schemas.openxmlformats.org/officeDocument/2006/relationships/diagramColors" Target="diagrams/colors1.xml"/><Relationship Id="rId34" Type="http://schemas.microsoft.com/office/2011/relationships/people" Target="people.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image" Target="media/image3.png"/><Relationship Id="rId25" Type="http://schemas.openxmlformats.org/officeDocument/2006/relationships/hyperlink" Target="https://o365sonata.sharepoint.com/:p:/r/sites/ProjectandMetricsManagementSystem/Shared%20Documents/Metrics%20Management%20System/Engineering/Requirements/Sonata%20Metrics%20Management%20System%20-Requirements_V1.0.pptx?d=wcc8423e560a04f00a7d1acf1e441b8f2&amp;csf=1&amp;web=1&amp;e=gYzDhl"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diagramQuickStyle" Target="diagrams/quickStyle1.xm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yperlink" Target="https://o365sonata.sharepoint.com/:x:/r/sites/ProjectandMetricsManagementSystem/Shared%20Documents/Metrics%20Management%20System/Engineering/Requirements/MetricsManagementSystem_Requirements.xlsx?d=w76a5af5a6b2a449cb76256b3ee60c415&amp;csf=1&amp;web=1&amp;e=zMysn1" TargetMode="External"/><Relationship Id="rId32" Type="http://schemas.openxmlformats.org/officeDocument/2006/relationships/footer" Target="footer4.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hyperlink" Target="https://o365sonata.sharepoint.com/:x:/r/sites/ProjectandMetricsManagementSystem/Shared%20Documents/Metrics%20Management%20System/Engineering/Requirements/ProjectMetrics-Tracker-Template_V1.0.xlsm?d=wef30e2a8b9a54006b139585304af7359&amp;csf=1&amp;web=1&amp;e=RQCHNd" TargetMode="External"/><Relationship Id="rId28" Type="http://schemas.openxmlformats.org/officeDocument/2006/relationships/header" Target="header3.xml"/><Relationship Id="rId10" Type="http://schemas.openxmlformats.org/officeDocument/2006/relationships/webSettings" Target="webSettings.xml"/><Relationship Id="rId19" Type="http://schemas.openxmlformats.org/officeDocument/2006/relationships/diagramLayout" Target="diagrams/layout1.xml"/><Relationship Id="rId31"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 Id="rId22" Type="http://schemas.microsoft.com/office/2007/relationships/diagramDrawing" Target="diagrams/drawing1.xml"/><Relationship Id="rId27" Type="http://schemas.openxmlformats.org/officeDocument/2006/relationships/header" Target="header2.xml"/><Relationship Id="rId30" Type="http://schemas.openxmlformats.org/officeDocument/2006/relationships/footer" Target="footer3.xml"/><Relationship Id="rId35"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AF03DA7-0658-4CF3-9F64-1D48AC59E49A}" type="doc">
      <dgm:prSet loTypeId="urn:microsoft.com/office/officeart/2005/8/layout/orgChart1" loCatId="hierarchy" qsTypeId="urn:microsoft.com/office/officeart/2005/8/quickstyle/3d2" qsCatId="3D" csTypeId="urn:microsoft.com/office/officeart/2005/8/colors/colorful5" csCatId="colorful" phldr="1"/>
      <dgm:spPr/>
      <dgm:t>
        <a:bodyPr/>
        <a:lstStyle/>
        <a:p>
          <a:endParaRPr lang="en-US"/>
        </a:p>
      </dgm:t>
    </dgm:pt>
    <dgm:pt modelId="{BD97AF1F-355D-4367-8985-9ABC4A740EF4}">
      <dgm:prSet phldrT="[Text]" custT="1"/>
      <dgm:spPr>
        <a:xfrm>
          <a:off x="1254115" y="1007"/>
          <a:ext cx="477027" cy="238513"/>
        </a:xfrm>
        <a:prstGeom prst="rect">
          <a:avLst/>
        </a:prstGeom>
        <a:gradFill rotWithShape="0">
          <a:gsLst>
            <a:gs pos="0">
              <a:srgbClr val="0F9ED5">
                <a:hueOff val="0"/>
                <a:satOff val="0"/>
                <a:lumOff val="0"/>
                <a:alphaOff val="0"/>
                <a:satMod val="103000"/>
                <a:lumMod val="102000"/>
                <a:tint val="94000"/>
              </a:srgbClr>
            </a:gs>
            <a:gs pos="50000">
              <a:srgbClr val="0F9ED5">
                <a:hueOff val="0"/>
                <a:satOff val="0"/>
                <a:lumOff val="0"/>
                <a:alphaOff val="0"/>
                <a:satMod val="110000"/>
                <a:lumMod val="100000"/>
                <a:shade val="100000"/>
              </a:srgbClr>
            </a:gs>
            <a:gs pos="100000">
              <a:srgbClr val="0F9ED5">
                <a:hueOff val="0"/>
                <a:satOff val="0"/>
                <a:lumOff val="0"/>
                <a:alphaOff val="0"/>
                <a:lumMod val="99000"/>
                <a:satMod val="120000"/>
                <a:shade val="78000"/>
              </a:srgbClr>
            </a:gs>
          </a:gsLst>
          <a:lin ang="5400000" scaled="0"/>
        </a:gradFill>
        <a:ln>
          <a:noFill/>
        </a:ln>
        <a:effectLst/>
        <a:scene3d>
          <a:camera prst="orthographicFront"/>
          <a:lightRig rig="threePt" dir="t">
            <a:rot lat="0" lon="0" rev="7500000"/>
          </a:lightRig>
        </a:scene3d>
        <a:sp3d prstMaterial="plastic">
          <a:bevelT w="127000" h="25400" prst="relaxedInset"/>
        </a:sp3d>
      </dgm:spPr>
      <dgm:t>
        <a:bodyPr spcFirstLastPara="0" vert="horz" wrap="square" lIns="20955" tIns="13970" rIns="20955" bIns="13970" numCol="1" spcCol="1270" anchor="ctr" anchorCtr="0"/>
        <a:lstStyle/>
        <a:p>
          <a:pPr marL="0" lvl="0" indent="0" algn="ctr" defTabSz="488950">
            <a:lnSpc>
              <a:spcPct val="90000"/>
            </a:lnSpc>
            <a:spcBef>
              <a:spcPct val="0"/>
            </a:spcBef>
            <a:spcAft>
              <a:spcPct val="35000"/>
            </a:spcAft>
            <a:buNone/>
          </a:pPr>
          <a:r>
            <a:rPr lang="en-US" sz="1100" b="1" kern="1200" dirty="0">
              <a:solidFill>
                <a:sysClr val="window" lastClr="FFFFFF"/>
              </a:solidFill>
              <a:latin typeface="Segoe UI"/>
              <a:ea typeface="+mn-ea"/>
              <a:cs typeface="+mn-cs"/>
            </a:rPr>
            <a:t>User Group</a:t>
          </a:r>
        </a:p>
      </dgm:t>
    </dgm:pt>
    <dgm:pt modelId="{5C83CC42-8C8A-4669-A946-D460A02DB131}" type="parTrans" cxnId="{EC1ED250-CA5B-4F15-BCE9-54C48542B987}">
      <dgm:prSet/>
      <dgm:spPr/>
      <dgm:t>
        <a:bodyPr/>
        <a:lstStyle/>
        <a:p>
          <a:endParaRPr lang="en-US" sz="1800" b="1">
            <a:solidFill>
              <a:schemeClr val="tx1"/>
            </a:solidFill>
          </a:endParaRPr>
        </a:p>
      </dgm:t>
    </dgm:pt>
    <dgm:pt modelId="{03079AEC-5EEA-4658-8D6D-E96DF570F0BE}" type="sibTrans" cxnId="{EC1ED250-CA5B-4F15-BCE9-54C48542B987}">
      <dgm:prSet/>
      <dgm:spPr/>
      <dgm:t>
        <a:bodyPr/>
        <a:lstStyle/>
        <a:p>
          <a:endParaRPr lang="en-US" sz="1800" b="1">
            <a:solidFill>
              <a:schemeClr val="tx1"/>
            </a:solidFill>
          </a:endParaRPr>
        </a:p>
      </dgm:t>
    </dgm:pt>
    <dgm:pt modelId="{0A5979E4-4F7D-4164-B6A8-BCC8679843DD}">
      <dgm:prSet custT="1"/>
      <dgm:spPr>
        <a:xfrm>
          <a:off x="658737" y="329311"/>
          <a:ext cx="477027" cy="238513"/>
        </a:xfrm>
        <a:prstGeom prst="rect">
          <a:avLst/>
        </a:prstGeom>
        <a:gradFill rotWithShape="0">
          <a:gsLst>
            <a:gs pos="0">
              <a:srgbClr val="4EA72E">
                <a:hueOff val="0"/>
                <a:satOff val="0"/>
                <a:lumOff val="0"/>
                <a:alphaOff val="0"/>
                <a:satMod val="103000"/>
                <a:lumMod val="102000"/>
                <a:tint val="94000"/>
              </a:srgbClr>
            </a:gs>
            <a:gs pos="50000">
              <a:srgbClr val="4EA72E">
                <a:hueOff val="0"/>
                <a:satOff val="0"/>
                <a:lumOff val="0"/>
                <a:alphaOff val="0"/>
                <a:satMod val="110000"/>
                <a:lumMod val="100000"/>
                <a:shade val="100000"/>
              </a:srgbClr>
            </a:gs>
            <a:gs pos="100000">
              <a:srgbClr val="4EA72E">
                <a:hueOff val="0"/>
                <a:satOff val="0"/>
                <a:lumOff val="0"/>
                <a:alphaOff val="0"/>
                <a:lumMod val="99000"/>
                <a:satMod val="120000"/>
                <a:shade val="78000"/>
              </a:srgbClr>
            </a:gs>
          </a:gsLst>
          <a:lin ang="5400000" scaled="0"/>
        </a:gradFill>
        <a:ln>
          <a:noFill/>
        </a:ln>
        <a:effectLst/>
        <a:scene3d>
          <a:camera prst="orthographicFront"/>
          <a:lightRig rig="threePt" dir="t">
            <a:rot lat="0" lon="0" rev="7500000"/>
          </a:lightRig>
        </a:scene3d>
        <a:sp3d prstMaterial="plastic">
          <a:bevelT w="127000" h="25400" prst="relaxedInset"/>
        </a:sp3d>
      </dgm:spPr>
      <dgm:t>
        <a:bodyPr spcFirstLastPara="0" vert="horz" wrap="square" lIns="19050" tIns="12700" rIns="19050" bIns="12700" numCol="1" spcCol="1270" anchor="ctr" anchorCtr="0"/>
        <a:lstStyle/>
        <a:p>
          <a:pPr marL="0" lvl="0" indent="0" algn="ctr" defTabSz="622300">
            <a:lnSpc>
              <a:spcPct val="90000"/>
            </a:lnSpc>
            <a:spcBef>
              <a:spcPct val="0"/>
            </a:spcBef>
            <a:spcAft>
              <a:spcPct val="35000"/>
            </a:spcAft>
            <a:buNone/>
          </a:pPr>
          <a:r>
            <a:rPr lang="en-US" sz="1000" b="1" kern="1200" dirty="0">
              <a:solidFill>
                <a:sysClr val="window" lastClr="FFFFFF"/>
              </a:solidFill>
              <a:latin typeface="Calibri" panose="020F0502020204030204"/>
              <a:ea typeface="+mn-ea"/>
              <a:cs typeface="+mn-cs"/>
            </a:rPr>
            <a:t>Entity Level</a:t>
          </a:r>
        </a:p>
      </dgm:t>
    </dgm:pt>
    <dgm:pt modelId="{BB0A6DC2-BC53-4BBC-9EBC-D1807B9FB20A}" type="parTrans" cxnId="{0D78FC76-E923-4DEB-8494-04917A8BCFBA}">
      <dgm:prSet/>
      <dgm:spPr>
        <a:xfrm>
          <a:off x="897251" y="193801"/>
          <a:ext cx="595377" cy="91440"/>
        </a:xfrm>
        <a:custGeom>
          <a:avLst/>
          <a:gdLst/>
          <a:ahLst/>
          <a:cxnLst/>
          <a:rect l="0" t="0" r="0" b="0"/>
          <a:pathLst>
            <a:path>
              <a:moveTo>
                <a:pt x="595377" y="45720"/>
              </a:moveTo>
              <a:lnTo>
                <a:pt x="595377" y="85422"/>
              </a:lnTo>
              <a:lnTo>
                <a:pt x="0" y="85422"/>
              </a:lnTo>
              <a:lnTo>
                <a:pt x="0" y="135510"/>
              </a:lnTo>
            </a:path>
          </a:pathLst>
        </a:custGeom>
        <a:noFill/>
        <a:ln w="12700" cap="flat" cmpd="sng" algn="ctr">
          <a:solidFill>
            <a:srgbClr val="4EA72E">
              <a:hueOff val="0"/>
              <a:satOff val="0"/>
              <a:lumOff val="0"/>
              <a:alphaOff val="0"/>
            </a:srgbClr>
          </a:solidFill>
          <a:prstDash val="solid"/>
          <a:miter lim="800000"/>
        </a:ln>
        <a:effectLst/>
        <a:scene3d>
          <a:camera prst="orthographicFront"/>
          <a:lightRig rig="threePt" dir="t">
            <a:rot lat="0" lon="0" rev="7500000"/>
          </a:lightRig>
        </a:scene3d>
        <a:sp3d z="-40000" prstMaterial="matte"/>
      </dgm:spPr>
      <dgm:t>
        <a:bodyPr/>
        <a:lstStyle/>
        <a:p>
          <a:endParaRPr lang="en-US" sz="1600" b="1">
            <a:solidFill>
              <a:schemeClr val="tx1"/>
            </a:solidFill>
          </a:endParaRPr>
        </a:p>
      </dgm:t>
    </dgm:pt>
    <dgm:pt modelId="{9D2A70FB-E0BA-40F3-B8D6-F54E4560A882}" type="sibTrans" cxnId="{0D78FC76-E923-4DEB-8494-04917A8BCFBA}">
      <dgm:prSet/>
      <dgm:spPr/>
      <dgm:t>
        <a:bodyPr/>
        <a:lstStyle/>
        <a:p>
          <a:endParaRPr lang="en-US" sz="1600" b="1">
            <a:solidFill>
              <a:schemeClr val="tx1"/>
            </a:solidFill>
          </a:endParaRPr>
        </a:p>
      </dgm:t>
    </dgm:pt>
    <dgm:pt modelId="{36E1D3A2-8853-45D3-AFEA-8D2C127FC67B}">
      <dgm:prSet custT="1"/>
      <dgm:spPr>
        <a:xfrm>
          <a:off x="1254115" y="339696"/>
          <a:ext cx="477027" cy="238513"/>
        </a:xfrm>
        <a:prstGeom prst="rect">
          <a:avLst/>
        </a:prstGeom>
        <a:gradFill rotWithShape="0">
          <a:gsLst>
            <a:gs pos="0">
              <a:srgbClr val="4EA72E">
                <a:hueOff val="0"/>
                <a:satOff val="0"/>
                <a:lumOff val="0"/>
                <a:alphaOff val="0"/>
                <a:satMod val="103000"/>
                <a:lumMod val="102000"/>
                <a:tint val="94000"/>
              </a:srgbClr>
            </a:gs>
            <a:gs pos="50000">
              <a:srgbClr val="4EA72E">
                <a:hueOff val="0"/>
                <a:satOff val="0"/>
                <a:lumOff val="0"/>
                <a:alphaOff val="0"/>
                <a:satMod val="110000"/>
                <a:lumMod val="100000"/>
                <a:shade val="100000"/>
              </a:srgbClr>
            </a:gs>
            <a:gs pos="100000">
              <a:srgbClr val="4EA72E">
                <a:hueOff val="0"/>
                <a:satOff val="0"/>
                <a:lumOff val="0"/>
                <a:alphaOff val="0"/>
                <a:lumMod val="99000"/>
                <a:satMod val="120000"/>
                <a:shade val="78000"/>
              </a:srgbClr>
            </a:gs>
          </a:gsLst>
          <a:lin ang="5400000" scaled="0"/>
        </a:gradFill>
        <a:ln>
          <a:noFill/>
        </a:ln>
        <a:effectLst/>
        <a:scene3d>
          <a:camera prst="orthographicFront"/>
          <a:lightRig rig="threePt" dir="t">
            <a:rot lat="0" lon="0" rev="7500000"/>
          </a:lightRig>
        </a:scene3d>
        <a:sp3d prstMaterial="plastic">
          <a:bevelT w="127000" h="25400" prst="relaxedInset"/>
        </a:sp3d>
      </dgm:spPr>
      <dgm:t>
        <a:bodyPr spcFirstLastPara="0" vert="horz" wrap="square" lIns="19050" tIns="12700" rIns="19050" bIns="12700" numCol="1" spcCol="1270" anchor="ctr" anchorCtr="0"/>
        <a:lstStyle/>
        <a:p>
          <a:pPr marL="0" lvl="0" indent="0" algn="ctr" defTabSz="622300">
            <a:lnSpc>
              <a:spcPct val="90000"/>
            </a:lnSpc>
            <a:spcBef>
              <a:spcPct val="0"/>
            </a:spcBef>
            <a:spcAft>
              <a:spcPct val="35000"/>
            </a:spcAft>
            <a:buNone/>
          </a:pPr>
          <a:r>
            <a:rPr lang="en-US" sz="1000" b="1" kern="1200" dirty="0">
              <a:solidFill>
                <a:sysClr val="window" lastClr="FFFFFF"/>
              </a:solidFill>
              <a:latin typeface="Calibri" panose="020F0502020204030204"/>
              <a:ea typeface="+mn-ea"/>
              <a:cs typeface="+mn-cs"/>
            </a:rPr>
            <a:t>Module Level</a:t>
          </a:r>
        </a:p>
      </dgm:t>
    </dgm:pt>
    <dgm:pt modelId="{70C1B4F5-2DEC-4FFE-B42C-40560910133F}" type="parTrans" cxnId="{B48EB0BF-D1B9-477A-BB3C-F026C34E9D36}">
      <dgm:prSet/>
      <dgm:spPr>
        <a:xfrm>
          <a:off x="1446909" y="239521"/>
          <a:ext cx="91440" cy="100175"/>
        </a:xfrm>
        <a:custGeom>
          <a:avLst/>
          <a:gdLst/>
          <a:ahLst/>
          <a:cxnLst/>
          <a:rect l="0" t="0" r="0" b="0"/>
          <a:pathLst>
            <a:path>
              <a:moveTo>
                <a:pt x="45720" y="0"/>
              </a:moveTo>
              <a:lnTo>
                <a:pt x="45720" y="100175"/>
              </a:lnTo>
            </a:path>
          </a:pathLst>
        </a:custGeom>
        <a:noFill/>
        <a:ln w="12700" cap="flat" cmpd="sng" algn="ctr">
          <a:solidFill>
            <a:srgbClr val="4EA72E">
              <a:hueOff val="0"/>
              <a:satOff val="0"/>
              <a:lumOff val="0"/>
              <a:alphaOff val="0"/>
            </a:srgbClr>
          </a:solidFill>
          <a:prstDash val="solid"/>
          <a:miter lim="800000"/>
        </a:ln>
        <a:effectLst/>
        <a:scene3d>
          <a:camera prst="orthographicFront"/>
          <a:lightRig rig="threePt" dir="t">
            <a:rot lat="0" lon="0" rev="7500000"/>
          </a:lightRig>
        </a:scene3d>
        <a:sp3d z="-40000" prstMaterial="matte"/>
      </dgm:spPr>
      <dgm:t>
        <a:bodyPr/>
        <a:lstStyle/>
        <a:p>
          <a:endParaRPr lang="en-US" sz="1600" b="1">
            <a:solidFill>
              <a:schemeClr val="tx1"/>
            </a:solidFill>
          </a:endParaRPr>
        </a:p>
      </dgm:t>
    </dgm:pt>
    <dgm:pt modelId="{126FB3EB-309C-4051-9925-178E6EECDEF5}" type="sibTrans" cxnId="{B48EB0BF-D1B9-477A-BB3C-F026C34E9D36}">
      <dgm:prSet/>
      <dgm:spPr/>
      <dgm:t>
        <a:bodyPr/>
        <a:lstStyle/>
        <a:p>
          <a:endParaRPr lang="en-US" sz="1600" b="1">
            <a:solidFill>
              <a:schemeClr val="tx1"/>
            </a:solidFill>
          </a:endParaRPr>
        </a:p>
      </dgm:t>
    </dgm:pt>
    <dgm:pt modelId="{64F51F8F-FDA3-4B06-8E42-5038D0E8CE3D}">
      <dgm:prSet custT="1"/>
      <dgm:spPr>
        <a:xfrm>
          <a:off x="1831318" y="339696"/>
          <a:ext cx="477027" cy="238513"/>
        </a:xfrm>
        <a:prstGeom prst="rect">
          <a:avLst/>
        </a:prstGeom>
        <a:gradFill rotWithShape="0">
          <a:gsLst>
            <a:gs pos="0">
              <a:srgbClr val="4EA72E">
                <a:hueOff val="0"/>
                <a:satOff val="0"/>
                <a:lumOff val="0"/>
                <a:alphaOff val="0"/>
                <a:satMod val="103000"/>
                <a:lumMod val="102000"/>
                <a:tint val="94000"/>
              </a:srgbClr>
            </a:gs>
            <a:gs pos="50000">
              <a:srgbClr val="4EA72E">
                <a:hueOff val="0"/>
                <a:satOff val="0"/>
                <a:lumOff val="0"/>
                <a:alphaOff val="0"/>
                <a:satMod val="110000"/>
                <a:lumMod val="100000"/>
                <a:shade val="100000"/>
              </a:srgbClr>
            </a:gs>
            <a:gs pos="100000">
              <a:srgbClr val="4EA72E">
                <a:hueOff val="0"/>
                <a:satOff val="0"/>
                <a:lumOff val="0"/>
                <a:alphaOff val="0"/>
                <a:lumMod val="99000"/>
                <a:satMod val="120000"/>
                <a:shade val="78000"/>
              </a:srgbClr>
            </a:gs>
          </a:gsLst>
          <a:lin ang="5400000" scaled="0"/>
        </a:gradFill>
        <a:ln>
          <a:noFill/>
        </a:ln>
        <a:effectLst/>
        <a:scene3d>
          <a:camera prst="orthographicFront"/>
          <a:lightRig rig="threePt" dir="t">
            <a:rot lat="0" lon="0" rev="7500000"/>
          </a:lightRig>
        </a:scene3d>
        <a:sp3d prstMaterial="plastic">
          <a:bevelT w="127000" h="25400" prst="relaxedInset"/>
        </a:sp3d>
      </dgm:spPr>
      <dgm:t>
        <a:bodyPr spcFirstLastPara="0" vert="horz" wrap="square" lIns="19050" tIns="12700" rIns="19050" bIns="12700" numCol="1" spcCol="1270" anchor="ctr" anchorCtr="0"/>
        <a:lstStyle/>
        <a:p>
          <a:pPr marL="0" lvl="0" indent="0" algn="ctr" defTabSz="622300">
            <a:lnSpc>
              <a:spcPct val="90000"/>
            </a:lnSpc>
            <a:spcBef>
              <a:spcPct val="0"/>
            </a:spcBef>
            <a:spcAft>
              <a:spcPct val="35000"/>
            </a:spcAft>
            <a:buNone/>
          </a:pPr>
          <a:r>
            <a:rPr lang="en-US" sz="1000" b="1" kern="1200" dirty="0">
              <a:solidFill>
                <a:sysClr val="window" lastClr="FFFFFF"/>
              </a:solidFill>
              <a:latin typeface="Calibri" panose="020F0502020204030204"/>
              <a:ea typeface="+mn-ea"/>
              <a:cs typeface="+mn-cs"/>
            </a:rPr>
            <a:t>Access Level</a:t>
          </a:r>
        </a:p>
      </dgm:t>
    </dgm:pt>
    <dgm:pt modelId="{8AD1EE75-B404-41B7-977C-8851CFD46C6C}" type="parTrans" cxnId="{5B273065-92C5-4B86-B30F-D0E4E17A8246}">
      <dgm:prSet/>
      <dgm:spPr>
        <a:xfrm>
          <a:off x="1492629" y="239521"/>
          <a:ext cx="577203" cy="100175"/>
        </a:xfrm>
        <a:custGeom>
          <a:avLst/>
          <a:gdLst/>
          <a:ahLst/>
          <a:cxnLst/>
          <a:rect l="0" t="0" r="0" b="0"/>
          <a:pathLst>
            <a:path>
              <a:moveTo>
                <a:pt x="0" y="0"/>
              </a:moveTo>
              <a:lnTo>
                <a:pt x="0" y="50087"/>
              </a:lnTo>
              <a:lnTo>
                <a:pt x="577203" y="50087"/>
              </a:lnTo>
              <a:lnTo>
                <a:pt x="577203" y="100175"/>
              </a:lnTo>
            </a:path>
          </a:pathLst>
        </a:custGeom>
        <a:noFill/>
        <a:ln w="12700" cap="flat" cmpd="sng" algn="ctr">
          <a:solidFill>
            <a:srgbClr val="4EA72E">
              <a:hueOff val="0"/>
              <a:satOff val="0"/>
              <a:lumOff val="0"/>
              <a:alphaOff val="0"/>
            </a:srgbClr>
          </a:solidFill>
          <a:prstDash val="solid"/>
          <a:miter lim="800000"/>
        </a:ln>
        <a:effectLst/>
        <a:scene3d>
          <a:camera prst="orthographicFront"/>
          <a:lightRig rig="threePt" dir="t">
            <a:rot lat="0" lon="0" rev="7500000"/>
          </a:lightRig>
        </a:scene3d>
        <a:sp3d z="-40000" prstMaterial="matte"/>
      </dgm:spPr>
      <dgm:t>
        <a:bodyPr/>
        <a:lstStyle/>
        <a:p>
          <a:endParaRPr lang="en-US"/>
        </a:p>
      </dgm:t>
    </dgm:pt>
    <dgm:pt modelId="{B85CB1C0-5A8E-4F5E-9669-94E5D5328315}" type="sibTrans" cxnId="{5B273065-92C5-4B86-B30F-D0E4E17A8246}">
      <dgm:prSet/>
      <dgm:spPr/>
      <dgm:t>
        <a:bodyPr/>
        <a:lstStyle/>
        <a:p>
          <a:endParaRPr lang="en-US"/>
        </a:p>
      </dgm:t>
    </dgm:pt>
    <dgm:pt modelId="{5EFC0066-D030-48BC-AD1C-1BF3AAD3253F}">
      <dgm:prSet custT="1"/>
      <dgm:spPr>
        <a:xfrm>
          <a:off x="796169" y="678386"/>
          <a:ext cx="477027" cy="238513"/>
        </a:xfrm>
        <a:prstGeom prst="rect">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a:noFill/>
        </a:ln>
        <a:effectLst/>
        <a:scene3d>
          <a:camera prst="orthographicFront"/>
          <a:lightRig rig="threePt" dir="t">
            <a:rot lat="0" lon="0" rev="7500000"/>
          </a:lightRig>
        </a:scene3d>
        <a:sp3d prstMaterial="plastic">
          <a:bevelT w="127000" h="25400" prst="relaxedInset"/>
        </a:sp3d>
      </dgm:spPr>
      <dgm:t>
        <a:bodyPr spcFirstLastPara="0" vert="horz" wrap="square" lIns="19050" tIns="12700" rIns="19050" bIns="12700" numCol="1" spcCol="1270" anchor="ctr" anchorCtr="0"/>
        <a:lstStyle/>
        <a:p>
          <a:pPr marL="0" lvl="0" indent="0" algn="ctr" defTabSz="622300">
            <a:lnSpc>
              <a:spcPct val="90000"/>
            </a:lnSpc>
            <a:spcBef>
              <a:spcPct val="0"/>
            </a:spcBef>
            <a:spcAft>
              <a:spcPct val="35000"/>
            </a:spcAft>
            <a:buNone/>
          </a:pPr>
          <a:r>
            <a:rPr lang="en-US" sz="1000" b="1" kern="1200" dirty="0">
              <a:solidFill>
                <a:sysClr val="window" lastClr="FFFFFF"/>
              </a:solidFill>
              <a:latin typeface="Calibri" panose="020F0502020204030204"/>
              <a:ea typeface="+mn-ea"/>
              <a:cs typeface="+mn-cs"/>
            </a:rPr>
            <a:t>All</a:t>
          </a:r>
        </a:p>
      </dgm:t>
    </dgm:pt>
    <dgm:pt modelId="{CE328622-FED7-4836-9DDD-DA5A455B7F04}" type="parTrans" cxnId="{1EB0F9DC-66E3-444C-A4EC-BEE8E2DC7CE2}">
      <dgm:prSet/>
      <dgm:spPr>
        <a:xfrm>
          <a:off x="660720" y="567825"/>
          <a:ext cx="91440" cy="229817"/>
        </a:xfrm>
        <a:custGeom>
          <a:avLst/>
          <a:gdLst/>
          <a:ahLst/>
          <a:cxnLst/>
          <a:rect l="0" t="0" r="0" b="0"/>
          <a:pathLst>
            <a:path>
              <a:moveTo>
                <a:pt x="45720" y="0"/>
              </a:moveTo>
              <a:lnTo>
                <a:pt x="45720" y="229817"/>
              </a:lnTo>
              <a:lnTo>
                <a:pt x="135448" y="229817"/>
              </a:lnTo>
            </a:path>
          </a:pathLst>
        </a:custGeom>
        <a:noFill/>
        <a:ln w="12700" cap="flat" cmpd="sng" algn="ctr">
          <a:solidFill>
            <a:srgbClr val="156082">
              <a:hueOff val="0"/>
              <a:satOff val="0"/>
              <a:lumOff val="0"/>
              <a:alphaOff val="0"/>
            </a:srgbClr>
          </a:solidFill>
          <a:prstDash val="solid"/>
          <a:miter lim="800000"/>
        </a:ln>
        <a:effectLst/>
        <a:scene3d>
          <a:camera prst="orthographicFront"/>
          <a:lightRig rig="threePt" dir="t">
            <a:rot lat="0" lon="0" rev="7500000"/>
          </a:lightRig>
        </a:scene3d>
        <a:sp3d z="-40000" prstMaterial="matte"/>
      </dgm:spPr>
      <dgm:t>
        <a:bodyPr/>
        <a:lstStyle/>
        <a:p>
          <a:endParaRPr lang="en-US"/>
        </a:p>
      </dgm:t>
    </dgm:pt>
    <dgm:pt modelId="{9E1F0D89-C700-444B-BAD4-63166032DC0C}" type="sibTrans" cxnId="{1EB0F9DC-66E3-444C-A4EC-BEE8E2DC7CE2}">
      <dgm:prSet/>
      <dgm:spPr/>
      <dgm:t>
        <a:bodyPr/>
        <a:lstStyle/>
        <a:p>
          <a:endParaRPr lang="en-US"/>
        </a:p>
      </dgm:t>
    </dgm:pt>
    <dgm:pt modelId="{B2BCC0CA-9DBE-4380-8B3F-37DEA6CD7532}">
      <dgm:prSet custT="1"/>
      <dgm:spPr>
        <a:xfrm>
          <a:off x="796169" y="1017075"/>
          <a:ext cx="477027" cy="238513"/>
        </a:xfrm>
        <a:prstGeom prst="rect">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a:noFill/>
        </a:ln>
        <a:effectLst/>
        <a:scene3d>
          <a:camera prst="orthographicFront"/>
          <a:lightRig rig="threePt" dir="t">
            <a:rot lat="0" lon="0" rev="7500000"/>
          </a:lightRig>
        </a:scene3d>
        <a:sp3d prstMaterial="plastic">
          <a:bevelT w="127000" h="25400" prst="relaxedInset"/>
        </a:sp3d>
      </dgm:spPr>
      <dgm:t>
        <a:bodyPr spcFirstLastPara="0" vert="horz" wrap="square" lIns="19050" tIns="12700" rIns="19050" bIns="12700" numCol="1" spcCol="1270" anchor="ctr" anchorCtr="0"/>
        <a:lstStyle/>
        <a:p>
          <a:pPr marL="0" lvl="0" indent="0" algn="ctr" defTabSz="622300">
            <a:lnSpc>
              <a:spcPct val="90000"/>
            </a:lnSpc>
            <a:spcBef>
              <a:spcPct val="0"/>
            </a:spcBef>
            <a:spcAft>
              <a:spcPct val="35000"/>
            </a:spcAft>
            <a:buNone/>
          </a:pPr>
          <a:r>
            <a:rPr lang="en-US" sz="1000" b="1" kern="1200" dirty="0">
              <a:solidFill>
                <a:sysClr val="window" lastClr="FFFFFF"/>
              </a:solidFill>
              <a:latin typeface="Calibri" panose="020F0502020204030204"/>
              <a:ea typeface="+mn-ea"/>
              <a:cs typeface="+mn-cs"/>
            </a:rPr>
            <a:t>PL</a:t>
          </a:r>
        </a:p>
      </dgm:t>
    </dgm:pt>
    <dgm:pt modelId="{C7E034EB-4841-4771-BB6B-7304BFAC6C3A}" type="parTrans" cxnId="{5BD0D76A-07F3-473A-B9FD-2BE4FBE62C15}">
      <dgm:prSet/>
      <dgm:spPr>
        <a:xfrm>
          <a:off x="660720" y="567825"/>
          <a:ext cx="91440" cy="568506"/>
        </a:xfrm>
        <a:custGeom>
          <a:avLst/>
          <a:gdLst/>
          <a:ahLst/>
          <a:cxnLst/>
          <a:rect l="0" t="0" r="0" b="0"/>
          <a:pathLst>
            <a:path>
              <a:moveTo>
                <a:pt x="45720" y="0"/>
              </a:moveTo>
              <a:lnTo>
                <a:pt x="45720" y="568506"/>
              </a:lnTo>
              <a:lnTo>
                <a:pt x="135448" y="568506"/>
              </a:lnTo>
            </a:path>
          </a:pathLst>
        </a:custGeom>
        <a:noFill/>
        <a:ln w="12700" cap="flat" cmpd="sng" algn="ctr">
          <a:solidFill>
            <a:srgbClr val="156082">
              <a:hueOff val="0"/>
              <a:satOff val="0"/>
              <a:lumOff val="0"/>
              <a:alphaOff val="0"/>
            </a:srgbClr>
          </a:solidFill>
          <a:prstDash val="solid"/>
          <a:miter lim="800000"/>
        </a:ln>
        <a:effectLst/>
        <a:scene3d>
          <a:camera prst="orthographicFront"/>
          <a:lightRig rig="threePt" dir="t">
            <a:rot lat="0" lon="0" rev="7500000"/>
          </a:lightRig>
        </a:scene3d>
        <a:sp3d z="-40000" prstMaterial="matte"/>
      </dgm:spPr>
      <dgm:t>
        <a:bodyPr/>
        <a:lstStyle/>
        <a:p>
          <a:endParaRPr lang="en-US"/>
        </a:p>
      </dgm:t>
    </dgm:pt>
    <dgm:pt modelId="{FC2A549A-7B7F-47F3-94D4-C8AD1B203E5E}" type="sibTrans" cxnId="{5BD0D76A-07F3-473A-B9FD-2BE4FBE62C15}">
      <dgm:prSet/>
      <dgm:spPr/>
      <dgm:t>
        <a:bodyPr/>
        <a:lstStyle/>
        <a:p>
          <a:endParaRPr lang="en-US"/>
        </a:p>
      </dgm:t>
    </dgm:pt>
    <dgm:pt modelId="{836B10F3-872B-4740-A710-37CAB29EB5DD}">
      <dgm:prSet custT="1"/>
      <dgm:spPr>
        <a:xfrm>
          <a:off x="796169" y="1355765"/>
          <a:ext cx="477027" cy="238513"/>
        </a:xfrm>
        <a:prstGeom prst="rect">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a:noFill/>
        </a:ln>
        <a:effectLst/>
        <a:scene3d>
          <a:camera prst="orthographicFront"/>
          <a:lightRig rig="threePt" dir="t">
            <a:rot lat="0" lon="0" rev="7500000"/>
          </a:lightRig>
        </a:scene3d>
        <a:sp3d prstMaterial="plastic">
          <a:bevelT w="127000" h="25400" prst="relaxedInset"/>
        </a:sp3d>
      </dgm:spPr>
      <dgm:t>
        <a:bodyPr spcFirstLastPara="0" vert="horz" wrap="square" lIns="19050" tIns="12700" rIns="19050" bIns="12700" numCol="1" spcCol="1270" anchor="ctr" anchorCtr="0"/>
        <a:lstStyle/>
        <a:p>
          <a:pPr marL="0" lvl="0" indent="0" algn="ctr" defTabSz="622300">
            <a:lnSpc>
              <a:spcPct val="90000"/>
            </a:lnSpc>
            <a:spcBef>
              <a:spcPct val="0"/>
            </a:spcBef>
            <a:spcAft>
              <a:spcPct val="35000"/>
            </a:spcAft>
            <a:buNone/>
          </a:pPr>
          <a:r>
            <a:rPr lang="en-US" sz="1000" b="1" kern="1200" dirty="0">
              <a:solidFill>
                <a:sysClr val="window" lastClr="FFFFFF"/>
              </a:solidFill>
              <a:latin typeface="Calibri" panose="020F0502020204030204"/>
              <a:ea typeface="+mn-ea"/>
              <a:cs typeface="+mn-cs"/>
            </a:rPr>
            <a:t>Account</a:t>
          </a:r>
        </a:p>
      </dgm:t>
    </dgm:pt>
    <dgm:pt modelId="{01BE3DBC-D2D3-4E77-863F-069FD5505176}" type="parTrans" cxnId="{05DF769D-29EC-44FC-AA57-6375306BD78E}">
      <dgm:prSet/>
      <dgm:spPr>
        <a:xfrm>
          <a:off x="660720" y="567825"/>
          <a:ext cx="91440" cy="907196"/>
        </a:xfrm>
        <a:custGeom>
          <a:avLst/>
          <a:gdLst/>
          <a:ahLst/>
          <a:cxnLst/>
          <a:rect l="0" t="0" r="0" b="0"/>
          <a:pathLst>
            <a:path>
              <a:moveTo>
                <a:pt x="45720" y="0"/>
              </a:moveTo>
              <a:lnTo>
                <a:pt x="45720" y="907196"/>
              </a:lnTo>
              <a:lnTo>
                <a:pt x="135448" y="907196"/>
              </a:lnTo>
            </a:path>
          </a:pathLst>
        </a:custGeom>
        <a:noFill/>
        <a:ln w="12700" cap="flat" cmpd="sng" algn="ctr">
          <a:solidFill>
            <a:srgbClr val="156082">
              <a:hueOff val="0"/>
              <a:satOff val="0"/>
              <a:lumOff val="0"/>
              <a:alphaOff val="0"/>
            </a:srgbClr>
          </a:solidFill>
          <a:prstDash val="solid"/>
          <a:miter lim="800000"/>
        </a:ln>
        <a:effectLst/>
        <a:scene3d>
          <a:camera prst="orthographicFront"/>
          <a:lightRig rig="threePt" dir="t">
            <a:rot lat="0" lon="0" rev="7500000"/>
          </a:lightRig>
        </a:scene3d>
        <a:sp3d z="-40000" prstMaterial="matte"/>
      </dgm:spPr>
      <dgm:t>
        <a:bodyPr/>
        <a:lstStyle/>
        <a:p>
          <a:endParaRPr lang="en-US"/>
        </a:p>
      </dgm:t>
    </dgm:pt>
    <dgm:pt modelId="{0678B718-CB61-45A4-A513-A90249B77979}" type="sibTrans" cxnId="{05DF769D-29EC-44FC-AA57-6375306BD78E}">
      <dgm:prSet/>
      <dgm:spPr/>
      <dgm:t>
        <a:bodyPr/>
        <a:lstStyle/>
        <a:p>
          <a:endParaRPr lang="en-US"/>
        </a:p>
      </dgm:t>
    </dgm:pt>
    <dgm:pt modelId="{AF499422-23A9-4139-8B12-8C4C7A776468}">
      <dgm:prSet custT="1"/>
      <dgm:spPr>
        <a:xfrm>
          <a:off x="796169" y="1694454"/>
          <a:ext cx="477027" cy="238513"/>
        </a:xfrm>
        <a:prstGeom prst="rect">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a:noFill/>
        </a:ln>
        <a:effectLst/>
        <a:scene3d>
          <a:camera prst="orthographicFront"/>
          <a:lightRig rig="threePt" dir="t">
            <a:rot lat="0" lon="0" rev="7500000"/>
          </a:lightRig>
        </a:scene3d>
        <a:sp3d prstMaterial="plastic">
          <a:bevelT w="127000" h="25400" prst="relaxedInset"/>
        </a:sp3d>
      </dgm:spPr>
      <dgm:t>
        <a:bodyPr spcFirstLastPara="0" vert="horz" wrap="square" lIns="19050" tIns="12700" rIns="19050" bIns="12700" numCol="1" spcCol="1270" anchor="ctr" anchorCtr="0"/>
        <a:lstStyle/>
        <a:p>
          <a:pPr marL="0" lvl="0" indent="0" algn="ctr" defTabSz="622300">
            <a:lnSpc>
              <a:spcPct val="90000"/>
            </a:lnSpc>
            <a:spcBef>
              <a:spcPct val="0"/>
            </a:spcBef>
            <a:spcAft>
              <a:spcPct val="35000"/>
            </a:spcAft>
            <a:buNone/>
          </a:pPr>
          <a:r>
            <a:rPr lang="en-US" sz="1000" b="1" kern="1200" dirty="0">
              <a:solidFill>
                <a:sysClr val="window" lastClr="FFFFFF"/>
              </a:solidFill>
              <a:latin typeface="Calibri" panose="020F0502020204030204"/>
              <a:ea typeface="+mn-ea"/>
              <a:cs typeface="+mn-cs"/>
            </a:rPr>
            <a:t>Project</a:t>
          </a:r>
        </a:p>
      </dgm:t>
    </dgm:pt>
    <dgm:pt modelId="{35C64C34-4BA3-4577-B72E-C4B62B29C213}" type="parTrans" cxnId="{482C9015-A99A-4330-801C-3EC5F8575C0A}">
      <dgm:prSet/>
      <dgm:spPr>
        <a:xfrm>
          <a:off x="660720" y="567825"/>
          <a:ext cx="91440" cy="1245885"/>
        </a:xfrm>
        <a:custGeom>
          <a:avLst/>
          <a:gdLst/>
          <a:ahLst/>
          <a:cxnLst/>
          <a:rect l="0" t="0" r="0" b="0"/>
          <a:pathLst>
            <a:path>
              <a:moveTo>
                <a:pt x="45720" y="0"/>
              </a:moveTo>
              <a:lnTo>
                <a:pt x="45720" y="1245885"/>
              </a:lnTo>
              <a:lnTo>
                <a:pt x="135448" y="1245885"/>
              </a:lnTo>
            </a:path>
          </a:pathLst>
        </a:custGeom>
        <a:noFill/>
        <a:ln w="12700" cap="flat" cmpd="sng" algn="ctr">
          <a:solidFill>
            <a:srgbClr val="156082">
              <a:hueOff val="0"/>
              <a:satOff val="0"/>
              <a:lumOff val="0"/>
              <a:alphaOff val="0"/>
            </a:srgbClr>
          </a:solidFill>
          <a:prstDash val="solid"/>
          <a:miter lim="800000"/>
        </a:ln>
        <a:effectLst/>
        <a:scene3d>
          <a:camera prst="orthographicFront"/>
          <a:lightRig rig="threePt" dir="t">
            <a:rot lat="0" lon="0" rev="7500000"/>
          </a:lightRig>
        </a:scene3d>
        <a:sp3d z="-40000" prstMaterial="matte"/>
      </dgm:spPr>
      <dgm:t>
        <a:bodyPr/>
        <a:lstStyle/>
        <a:p>
          <a:endParaRPr lang="en-US"/>
        </a:p>
      </dgm:t>
    </dgm:pt>
    <dgm:pt modelId="{A081A9B6-919F-4B71-82E0-5E4C7BA78ADE}" type="sibTrans" cxnId="{482C9015-A99A-4330-801C-3EC5F8575C0A}">
      <dgm:prSet/>
      <dgm:spPr/>
      <dgm:t>
        <a:bodyPr/>
        <a:lstStyle/>
        <a:p>
          <a:endParaRPr lang="en-US"/>
        </a:p>
      </dgm:t>
    </dgm:pt>
    <dgm:pt modelId="{99A63E55-6151-4DD0-9CF7-6803B0BAC048}">
      <dgm:prSet custT="1"/>
      <dgm:spPr>
        <a:xfrm>
          <a:off x="1373372" y="678386"/>
          <a:ext cx="477027" cy="238513"/>
        </a:xfrm>
        <a:prstGeom prst="rect">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a:noFill/>
        </a:ln>
        <a:effectLst/>
        <a:scene3d>
          <a:camera prst="orthographicFront"/>
          <a:lightRig rig="threePt" dir="t">
            <a:rot lat="0" lon="0" rev="7500000"/>
          </a:lightRig>
        </a:scene3d>
        <a:sp3d prstMaterial="plastic">
          <a:bevelT w="127000" h="25400" prst="relaxedInset"/>
        </a:sp3d>
      </dgm:spPr>
      <dgm:t>
        <a:bodyPr spcFirstLastPara="0" vert="horz" wrap="square" lIns="19050" tIns="12700" rIns="19050" bIns="12700" numCol="1" spcCol="1270" anchor="ctr" anchorCtr="0"/>
        <a:lstStyle/>
        <a:p>
          <a:pPr marL="0" lvl="0" indent="0" algn="ctr" defTabSz="622300">
            <a:lnSpc>
              <a:spcPct val="90000"/>
            </a:lnSpc>
            <a:spcBef>
              <a:spcPct val="0"/>
            </a:spcBef>
            <a:spcAft>
              <a:spcPct val="35000"/>
            </a:spcAft>
            <a:buNone/>
          </a:pPr>
          <a:r>
            <a:rPr lang="en-US" sz="1000" b="1" kern="1200" dirty="0">
              <a:solidFill>
                <a:sysClr val="window" lastClr="FFFFFF"/>
              </a:solidFill>
              <a:latin typeface="Calibri" panose="020F0502020204030204"/>
              <a:ea typeface="+mn-ea"/>
              <a:cs typeface="+mn-cs"/>
            </a:rPr>
            <a:t>Masters</a:t>
          </a:r>
        </a:p>
      </dgm:t>
    </dgm:pt>
    <dgm:pt modelId="{48806A04-D90D-407B-A7B0-0322A7FF6DC3}" type="parTrans" cxnId="{ABCA1108-3193-4F72-B5C7-AEC5CF5B9289}">
      <dgm:prSet/>
      <dgm:spPr>
        <a:xfrm>
          <a:off x="1256098" y="578210"/>
          <a:ext cx="91440" cy="219432"/>
        </a:xfrm>
        <a:custGeom>
          <a:avLst/>
          <a:gdLst/>
          <a:ahLst/>
          <a:cxnLst/>
          <a:rect l="0" t="0" r="0" b="0"/>
          <a:pathLst>
            <a:path>
              <a:moveTo>
                <a:pt x="45720" y="0"/>
              </a:moveTo>
              <a:lnTo>
                <a:pt x="45720" y="219432"/>
              </a:lnTo>
              <a:lnTo>
                <a:pt x="117274" y="219432"/>
              </a:lnTo>
            </a:path>
          </a:pathLst>
        </a:custGeom>
        <a:noFill/>
        <a:ln w="12700" cap="flat" cmpd="sng" algn="ctr">
          <a:solidFill>
            <a:srgbClr val="156082">
              <a:hueOff val="0"/>
              <a:satOff val="0"/>
              <a:lumOff val="0"/>
              <a:alphaOff val="0"/>
            </a:srgbClr>
          </a:solidFill>
          <a:prstDash val="solid"/>
          <a:miter lim="800000"/>
        </a:ln>
        <a:effectLst/>
        <a:scene3d>
          <a:camera prst="orthographicFront"/>
          <a:lightRig rig="threePt" dir="t">
            <a:rot lat="0" lon="0" rev="7500000"/>
          </a:lightRig>
        </a:scene3d>
        <a:sp3d z="-40000" prstMaterial="matte"/>
      </dgm:spPr>
      <dgm:t>
        <a:bodyPr/>
        <a:lstStyle/>
        <a:p>
          <a:endParaRPr lang="en-US"/>
        </a:p>
      </dgm:t>
    </dgm:pt>
    <dgm:pt modelId="{E35561D1-D1DB-4B6C-9A01-876561584C67}" type="sibTrans" cxnId="{ABCA1108-3193-4F72-B5C7-AEC5CF5B9289}">
      <dgm:prSet/>
      <dgm:spPr/>
      <dgm:t>
        <a:bodyPr/>
        <a:lstStyle/>
        <a:p>
          <a:endParaRPr lang="en-US"/>
        </a:p>
      </dgm:t>
    </dgm:pt>
    <dgm:pt modelId="{B7FC3C97-7A00-4880-8DFF-B33BF1F68913}">
      <dgm:prSet custT="1"/>
      <dgm:spPr>
        <a:xfrm>
          <a:off x="1373372" y="1017075"/>
          <a:ext cx="477027" cy="238513"/>
        </a:xfrm>
        <a:prstGeom prst="rect">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a:noFill/>
        </a:ln>
        <a:effectLst/>
        <a:scene3d>
          <a:camera prst="orthographicFront"/>
          <a:lightRig rig="threePt" dir="t">
            <a:rot lat="0" lon="0" rev="7500000"/>
          </a:lightRig>
        </a:scene3d>
        <a:sp3d prstMaterial="plastic">
          <a:bevelT w="127000" h="25400" prst="relaxedInset"/>
        </a:sp3d>
      </dgm:spPr>
      <dgm:t>
        <a:bodyPr spcFirstLastPara="0" vert="horz" wrap="square" lIns="19050" tIns="12700" rIns="19050" bIns="12700" numCol="1" spcCol="1270" anchor="ctr" anchorCtr="0"/>
        <a:lstStyle/>
        <a:p>
          <a:pPr marL="0" lvl="0" indent="0" algn="ctr" defTabSz="622300">
            <a:lnSpc>
              <a:spcPct val="90000"/>
            </a:lnSpc>
            <a:spcBef>
              <a:spcPct val="0"/>
            </a:spcBef>
            <a:spcAft>
              <a:spcPct val="35000"/>
            </a:spcAft>
            <a:buNone/>
          </a:pPr>
          <a:r>
            <a:rPr lang="en-US" sz="1000" b="1" kern="1200" dirty="0">
              <a:solidFill>
                <a:sysClr val="window" lastClr="FFFFFF"/>
              </a:solidFill>
              <a:latin typeface="Calibri" panose="020F0502020204030204"/>
              <a:ea typeface="+mn-ea"/>
              <a:cs typeface="+mn-cs"/>
            </a:rPr>
            <a:t>Module</a:t>
          </a:r>
        </a:p>
      </dgm:t>
    </dgm:pt>
    <dgm:pt modelId="{935CAC7B-8995-4ABA-AE9D-03EA192926E4}" type="parTrans" cxnId="{53EC95C4-FF1F-42D5-999A-28AEA5DD05BE}">
      <dgm:prSet/>
      <dgm:spPr>
        <a:xfrm>
          <a:off x="1256098" y="578210"/>
          <a:ext cx="91440" cy="558122"/>
        </a:xfrm>
        <a:custGeom>
          <a:avLst/>
          <a:gdLst/>
          <a:ahLst/>
          <a:cxnLst/>
          <a:rect l="0" t="0" r="0" b="0"/>
          <a:pathLst>
            <a:path>
              <a:moveTo>
                <a:pt x="45720" y="0"/>
              </a:moveTo>
              <a:lnTo>
                <a:pt x="45720" y="558122"/>
              </a:lnTo>
              <a:lnTo>
                <a:pt x="117274" y="558122"/>
              </a:lnTo>
            </a:path>
          </a:pathLst>
        </a:custGeom>
        <a:noFill/>
        <a:ln w="12700" cap="flat" cmpd="sng" algn="ctr">
          <a:solidFill>
            <a:srgbClr val="156082">
              <a:hueOff val="0"/>
              <a:satOff val="0"/>
              <a:lumOff val="0"/>
              <a:alphaOff val="0"/>
            </a:srgbClr>
          </a:solidFill>
          <a:prstDash val="solid"/>
          <a:miter lim="800000"/>
        </a:ln>
        <a:effectLst/>
        <a:scene3d>
          <a:camera prst="orthographicFront"/>
          <a:lightRig rig="threePt" dir="t">
            <a:rot lat="0" lon="0" rev="7500000"/>
          </a:lightRig>
        </a:scene3d>
        <a:sp3d z="-40000" prstMaterial="matte"/>
      </dgm:spPr>
      <dgm:t>
        <a:bodyPr/>
        <a:lstStyle/>
        <a:p>
          <a:endParaRPr lang="en-US"/>
        </a:p>
      </dgm:t>
    </dgm:pt>
    <dgm:pt modelId="{22ABF4B0-7844-4F6C-927A-73A7E4EA3666}" type="sibTrans" cxnId="{53EC95C4-FF1F-42D5-999A-28AEA5DD05BE}">
      <dgm:prSet/>
      <dgm:spPr/>
      <dgm:t>
        <a:bodyPr/>
        <a:lstStyle/>
        <a:p>
          <a:endParaRPr lang="en-US"/>
        </a:p>
      </dgm:t>
    </dgm:pt>
    <dgm:pt modelId="{5790698E-0AEF-4D00-B9CE-10E38F5B4055}">
      <dgm:prSet custT="1"/>
      <dgm:spPr>
        <a:xfrm>
          <a:off x="1373372" y="1355765"/>
          <a:ext cx="477027" cy="238513"/>
        </a:xfrm>
        <a:prstGeom prst="rect">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a:noFill/>
        </a:ln>
        <a:effectLst/>
        <a:scene3d>
          <a:camera prst="orthographicFront"/>
          <a:lightRig rig="threePt" dir="t">
            <a:rot lat="0" lon="0" rev="7500000"/>
          </a:lightRig>
        </a:scene3d>
        <a:sp3d prstMaterial="plastic">
          <a:bevelT w="127000" h="25400" prst="relaxedInset"/>
        </a:sp3d>
      </dgm:spPr>
      <dgm:t>
        <a:bodyPr spcFirstLastPara="0" vert="horz" wrap="square" lIns="19050" tIns="12700" rIns="19050" bIns="12700" numCol="1" spcCol="1270" anchor="ctr" anchorCtr="0"/>
        <a:lstStyle/>
        <a:p>
          <a:pPr marL="0" lvl="0" indent="0" algn="ctr" defTabSz="622300">
            <a:lnSpc>
              <a:spcPct val="90000"/>
            </a:lnSpc>
            <a:spcBef>
              <a:spcPct val="0"/>
            </a:spcBef>
            <a:spcAft>
              <a:spcPct val="35000"/>
            </a:spcAft>
            <a:buNone/>
          </a:pPr>
          <a:r>
            <a:rPr lang="en-US" sz="1000" b="1" kern="1200" dirty="0">
              <a:solidFill>
                <a:sysClr val="window" lastClr="FFFFFF"/>
              </a:solidFill>
              <a:latin typeface="Calibri" panose="020F0502020204030204"/>
              <a:ea typeface="+mn-ea"/>
              <a:cs typeface="+mn-cs"/>
            </a:rPr>
            <a:t>Reports</a:t>
          </a:r>
        </a:p>
      </dgm:t>
    </dgm:pt>
    <dgm:pt modelId="{1186DAA5-C922-47C4-A53A-0D36710516CB}" type="parTrans" cxnId="{642E5E8F-F882-408B-A7D9-655B4BFC2EFF}">
      <dgm:prSet/>
      <dgm:spPr>
        <a:xfrm>
          <a:off x="1256098" y="578210"/>
          <a:ext cx="91440" cy="896811"/>
        </a:xfrm>
        <a:custGeom>
          <a:avLst/>
          <a:gdLst/>
          <a:ahLst/>
          <a:cxnLst/>
          <a:rect l="0" t="0" r="0" b="0"/>
          <a:pathLst>
            <a:path>
              <a:moveTo>
                <a:pt x="45720" y="0"/>
              </a:moveTo>
              <a:lnTo>
                <a:pt x="45720" y="896811"/>
              </a:lnTo>
              <a:lnTo>
                <a:pt x="117274" y="896811"/>
              </a:lnTo>
            </a:path>
          </a:pathLst>
        </a:custGeom>
        <a:noFill/>
        <a:ln w="12700" cap="flat" cmpd="sng" algn="ctr">
          <a:solidFill>
            <a:srgbClr val="156082">
              <a:hueOff val="0"/>
              <a:satOff val="0"/>
              <a:lumOff val="0"/>
              <a:alphaOff val="0"/>
            </a:srgbClr>
          </a:solidFill>
          <a:prstDash val="solid"/>
          <a:miter lim="800000"/>
        </a:ln>
        <a:effectLst/>
        <a:scene3d>
          <a:camera prst="orthographicFront"/>
          <a:lightRig rig="threePt" dir="t">
            <a:rot lat="0" lon="0" rev="7500000"/>
          </a:lightRig>
        </a:scene3d>
        <a:sp3d z="-40000" prstMaterial="matte"/>
      </dgm:spPr>
      <dgm:t>
        <a:bodyPr/>
        <a:lstStyle/>
        <a:p>
          <a:endParaRPr lang="en-US"/>
        </a:p>
      </dgm:t>
    </dgm:pt>
    <dgm:pt modelId="{A725EDD4-06C2-4EB0-BDBC-4F7967ADCE73}" type="sibTrans" cxnId="{642E5E8F-F882-408B-A7D9-655B4BFC2EFF}">
      <dgm:prSet/>
      <dgm:spPr/>
      <dgm:t>
        <a:bodyPr/>
        <a:lstStyle/>
        <a:p>
          <a:endParaRPr lang="en-US"/>
        </a:p>
      </dgm:t>
    </dgm:pt>
    <dgm:pt modelId="{4464C2F7-7B15-4D2F-8EBE-6A9307D52AED}">
      <dgm:prSet custT="1"/>
      <dgm:spPr>
        <a:xfrm>
          <a:off x="1373372" y="1694454"/>
          <a:ext cx="477027" cy="238513"/>
        </a:xfrm>
        <a:prstGeom prst="rect">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a:noFill/>
        </a:ln>
        <a:effectLst/>
        <a:scene3d>
          <a:camera prst="orthographicFront"/>
          <a:lightRig rig="threePt" dir="t">
            <a:rot lat="0" lon="0" rev="7500000"/>
          </a:lightRig>
        </a:scene3d>
        <a:sp3d prstMaterial="plastic">
          <a:bevelT w="127000" h="25400" prst="relaxedInset"/>
        </a:sp3d>
      </dgm:spPr>
      <dgm:t>
        <a:bodyPr spcFirstLastPara="0" vert="horz" wrap="square" lIns="19050" tIns="12700" rIns="19050" bIns="12700" numCol="1" spcCol="1270" anchor="ctr" anchorCtr="0"/>
        <a:lstStyle/>
        <a:p>
          <a:pPr marL="0" lvl="0" indent="0" algn="ctr" defTabSz="622300">
            <a:lnSpc>
              <a:spcPct val="90000"/>
            </a:lnSpc>
            <a:spcBef>
              <a:spcPct val="0"/>
            </a:spcBef>
            <a:spcAft>
              <a:spcPct val="35000"/>
            </a:spcAft>
            <a:buNone/>
          </a:pPr>
          <a:r>
            <a:rPr lang="en-US" sz="1000" b="1" kern="1200" dirty="0">
              <a:solidFill>
                <a:sysClr val="window" lastClr="FFFFFF"/>
              </a:solidFill>
              <a:latin typeface="Calibri" panose="020F0502020204030204"/>
              <a:ea typeface="+mn-ea"/>
              <a:cs typeface="+mn-cs"/>
            </a:rPr>
            <a:t>Configurations</a:t>
          </a:r>
        </a:p>
      </dgm:t>
    </dgm:pt>
    <dgm:pt modelId="{D4C788CF-E84F-41D6-86A6-104A84F25E4F}" type="parTrans" cxnId="{D69690F7-1261-4679-8C0F-10B928EEEE76}">
      <dgm:prSet/>
      <dgm:spPr>
        <a:xfrm>
          <a:off x="1256098" y="578210"/>
          <a:ext cx="91440" cy="1235500"/>
        </a:xfrm>
        <a:custGeom>
          <a:avLst/>
          <a:gdLst/>
          <a:ahLst/>
          <a:cxnLst/>
          <a:rect l="0" t="0" r="0" b="0"/>
          <a:pathLst>
            <a:path>
              <a:moveTo>
                <a:pt x="45720" y="0"/>
              </a:moveTo>
              <a:lnTo>
                <a:pt x="45720" y="1235500"/>
              </a:lnTo>
              <a:lnTo>
                <a:pt x="117274" y="1235500"/>
              </a:lnTo>
            </a:path>
          </a:pathLst>
        </a:custGeom>
        <a:noFill/>
        <a:ln w="12700" cap="flat" cmpd="sng" algn="ctr">
          <a:solidFill>
            <a:srgbClr val="156082">
              <a:hueOff val="0"/>
              <a:satOff val="0"/>
              <a:lumOff val="0"/>
              <a:alphaOff val="0"/>
            </a:srgbClr>
          </a:solidFill>
          <a:prstDash val="solid"/>
          <a:miter lim="800000"/>
        </a:ln>
        <a:effectLst/>
        <a:scene3d>
          <a:camera prst="orthographicFront"/>
          <a:lightRig rig="threePt" dir="t">
            <a:rot lat="0" lon="0" rev="7500000"/>
          </a:lightRig>
        </a:scene3d>
        <a:sp3d z="-40000" prstMaterial="matte"/>
      </dgm:spPr>
      <dgm:t>
        <a:bodyPr/>
        <a:lstStyle/>
        <a:p>
          <a:endParaRPr lang="en-US"/>
        </a:p>
      </dgm:t>
    </dgm:pt>
    <dgm:pt modelId="{548CC626-F348-4973-B936-A15A9C3A42A6}" type="sibTrans" cxnId="{D69690F7-1261-4679-8C0F-10B928EEEE76}">
      <dgm:prSet/>
      <dgm:spPr/>
      <dgm:t>
        <a:bodyPr/>
        <a:lstStyle/>
        <a:p>
          <a:endParaRPr lang="en-US"/>
        </a:p>
      </dgm:t>
    </dgm:pt>
    <dgm:pt modelId="{522E0542-26EA-4BBE-A9AE-85207211E732}">
      <dgm:prSet custT="1"/>
      <dgm:spPr>
        <a:xfrm>
          <a:off x="1950575" y="678386"/>
          <a:ext cx="477027" cy="238513"/>
        </a:xfrm>
        <a:prstGeom prst="rect">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a:noFill/>
        </a:ln>
        <a:effectLst/>
        <a:scene3d>
          <a:camera prst="orthographicFront"/>
          <a:lightRig rig="threePt" dir="t">
            <a:rot lat="0" lon="0" rev="7500000"/>
          </a:lightRig>
        </a:scene3d>
        <a:sp3d prstMaterial="plastic">
          <a:bevelT w="127000" h="25400" prst="relaxedInset"/>
        </a:sp3d>
      </dgm:spPr>
      <dgm:t>
        <a:bodyPr spcFirstLastPara="0" vert="horz" wrap="square" lIns="19050" tIns="12700" rIns="19050" bIns="12700" numCol="1" spcCol="1270" anchor="ctr" anchorCtr="0"/>
        <a:lstStyle/>
        <a:p>
          <a:pPr marL="0" lvl="0" indent="0" algn="ctr" defTabSz="622300">
            <a:lnSpc>
              <a:spcPct val="90000"/>
            </a:lnSpc>
            <a:spcBef>
              <a:spcPct val="0"/>
            </a:spcBef>
            <a:spcAft>
              <a:spcPct val="35000"/>
            </a:spcAft>
            <a:buNone/>
          </a:pPr>
          <a:r>
            <a:rPr lang="en-US" sz="1000" b="1" kern="1200" dirty="0">
              <a:solidFill>
                <a:sysClr val="window" lastClr="FFFFFF"/>
              </a:solidFill>
              <a:latin typeface="Calibri" panose="020F0502020204030204"/>
              <a:ea typeface="+mn-ea"/>
              <a:cs typeface="+mn-cs"/>
            </a:rPr>
            <a:t>Add</a:t>
          </a:r>
        </a:p>
      </dgm:t>
    </dgm:pt>
    <dgm:pt modelId="{5E79739A-CC83-46C6-82A2-9B8C548E85B6}" type="parTrans" cxnId="{440C1C0A-6A5C-4948-9914-866150FCABA5}">
      <dgm:prSet/>
      <dgm:spPr>
        <a:xfrm>
          <a:off x="1833301" y="578210"/>
          <a:ext cx="91440" cy="219432"/>
        </a:xfrm>
        <a:custGeom>
          <a:avLst/>
          <a:gdLst/>
          <a:ahLst/>
          <a:cxnLst/>
          <a:rect l="0" t="0" r="0" b="0"/>
          <a:pathLst>
            <a:path>
              <a:moveTo>
                <a:pt x="45720" y="0"/>
              </a:moveTo>
              <a:lnTo>
                <a:pt x="45720" y="219432"/>
              </a:lnTo>
              <a:lnTo>
                <a:pt x="117274" y="219432"/>
              </a:lnTo>
            </a:path>
          </a:pathLst>
        </a:custGeom>
        <a:noFill/>
        <a:ln w="12700" cap="flat" cmpd="sng" algn="ctr">
          <a:solidFill>
            <a:srgbClr val="156082">
              <a:hueOff val="0"/>
              <a:satOff val="0"/>
              <a:lumOff val="0"/>
              <a:alphaOff val="0"/>
            </a:srgbClr>
          </a:solidFill>
          <a:prstDash val="solid"/>
          <a:miter lim="800000"/>
        </a:ln>
        <a:effectLst/>
        <a:scene3d>
          <a:camera prst="orthographicFront"/>
          <a:lightRig rig="threePt" dir="t">
            <a:rot lat="0" lon="0" rev="7500000"/>
          </a:lightRig>
        </a:scene3d>
        <a:sp3d z="-40000" prstMaterial="matte"/>
      </dgm:spPr>
      <dgm:t>
        <a:bodyPr/>
        <a:lstStyle/>
        <a:p>
          <a:endParaRPr lang="en-US"/>
        </a:p>
      </dgm:t>
    </dgm:pt>
    <dgm:pt modelId="{1111B733-2977-49D4-858E-46EAE918B7BB}" type="sibTrans" cxnId="{440C1C0A-6A5C-4948-9914-866150FCABA5}">
      <dgm:prSet/>
      <dgm:spPr/>
      <dgm:t>
        <a:bodyPr/>
        <a:lstStyle/>
        <a:p>
          <a:endParaRPr lang="en-US"/>
        </a:p>
      </dgm:t>
    </dgm:pt>
    <dgm:pt modelId="{804E642B-A491-457B-A840-A6799EBB8A34}">
      <dgm:prSet custT="1"/>
      <dgm:spPr>
        <a:xfrm>
          <a:off x="1950575" y="1017075"/>
          <a:ext cx="477027" cy="238513"/>
        </a:xfrm>
        <a:prstGeom prst="rect">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a:noFill/>
        </a:ln>
        <a:effectLst/>
        <a:scene3d>
          <a:camera prst="orthographicFront"/>
          <a:lightRig rig="threePt" dir="t">
            <a:rot lat="0" lon="0" rev="7500000"/>
          </a:lightRig>
        </a:scene3d>
        <a:sp3d prstMaterial="plastic">
          <a:bevelT w="127000" h="25400" prst="relaxedInset"/>
        </a:sp3d>
      </dgm:spPr>
      <dgm:t>
        <a:bodyPr spcFirstLastPara="0" vert="horz" wrap="square" lIns="19050" tIns="12700" rIns="19050" bIns="12700" numCol="1" spcCol="1270" anchor="ctr" anchorCtr="0"/>
        <a:lstStyle/>
        <a:p>
          <a:pPr marL="0" lvl="0" indent="0" algn="ctr" defTabSz="622300">
            <a:lnSpc>
              <a:spcPct val="90000"/>
            </a:lnSpc>
            <a:spcBef>
              <a:spcPct val="0"/>
            </a:spcBef>
            <a:spcAft>
              <a:spcPct val="35000"/>
            </a:spcAft>
            <a:buNone/>
          </a:pPr>
          <a:r>
            <a:rPr lang="en-US" sz="1000" b="1" kern="1200" dirty="0">
              <a:solidFill>
                <a:sysClr val="window" lastClr="FFFFFF"/>
              </a:solidFill>
              <a:latin typeface="Calibri" panose="020F0502020204030204"/>
              <a:ea typeface="+mn-ea"/>
              <a:cs typeface="+mn-cs"/>
            </a:rPr>
            <a:t>Edit</a:t>
          </a:r>
        </a:p>
      </dgm:t>
    </dgm:pt>
    <dgm:pt modelId="{258E7278-B8A7-4EF8-920F-31409C3DABEF}" type="parTrans" cxnId="{C2480F03-3DC3-4F72-A66D-07E23F1BF2D7}">
      <dgm:prSet/>
      <dgm:spPr>
        <a:xfrm>
          <a:off x="1833301" y="578210"/>
          <a:ext cx="91440" cy="558122"/>
        </a:xfrm>
        <a:custGeom>
          <a:avLst/>
          <a:gdLst/>
          <a:ahLst/>
          <a:cxnLst/>
          <a:rect l="0" t="0" r="0" b="0"/>
          <a:pathLst>
            <a:path>
              <a:moveTo>
                <a:pt x="45720" y="0"/>
              </a:moveTo>
              <a:lnTo>
                <a:pt x="45720" y="558122"/>
              </a:lnTo>
              <a:lnTo>
                <a:pt x="117274" y="558122"/>
              </a:lnTo>
            </a:path>
          </a:pathLst>
        </a:custGeom>
        <a:noFill/>
        <a:ln w="12700" cap="flat" cmpd="sng" algn="ctr">
          <a:solidFill>
            <a:srgbClr val="156082">
              <a:hueOff val="0"/>
              <a:satOff val="0"/>
              <a:lumOff val="0"/>
              <a:alphaOff val="0"/>
            </a:srgbClr>
          </a:solidFill>
          <a:prstDash val="solid"/>
          <a:miter lim="800000"/>
        </a:ln>
        <a:effectLst/>
        <a:scene3d>
          <a:camera prst="orthographicFront"/>
          <a:lightRig rig="threePt" dir="t">
            <a:rot lat="0" lon="0" rev="7500000"/>
          </a:lightRig>
        </a:scene3d>
        <a:sp3d z="-40000" prstMaterial="matte"/>
      </dgm:spPr>
      <dgm:t>
        <a:bodyPr/>
        <a:lstStyle/>
        <a:p>
          <a:endParaRPr lang="en-US"/>
        </a:p>
      </dgm:t>
    </dgm:pt>
    <dgm:pt modelId="{369E9019-64D5-47AB-9D88-FC1D1D8A9FE0}" type="sibTrans" cxnId="{C2480F03-3DC3-4F72-A66D-07E23F1BF2D7}">
      <dgm:prSet/>
      <dgm:spPr/>
      <dgm:t>
        <a:bodyPr/>
        <a:lstStyle/>
        <a:p>
          <a:endParaRPr lang="en-US"/>
        </a:p>
      </dgm:t>
    </dgm:pt>
    <dgm:pt modelId="{4D584D28-B200-4D44-96D6-04C8122DAC74}">
      <dgm:prSet custT="1"/>
      <dgm:spPr>
        <a:xfrm>
          <a:off x="1950575" y="1355765"/>
          <a:ext cx="477027" cy="238513"/>
        </a:xfrm>
        <a:prstGeom prst="rect">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a:noFill/>
        </a:ln>
        <a:effectLst/>
        <a:scene3d>
          <a:camera prst="orthographicFront"/>
          <a:lightRig rig="threePt" dir="t">
            <a:rot lat="0" lon="0" rev="7500000"/>
          </a:lightRig>
        </a:scene3d>
        <a:sp3d prstMaterial="plastic">
          <a:bevelT w="127000" h="25400" prst="relaxedInset"/>
        </a:sp3d>
      </dgm:spPr>
      <dgm:t>
        <a:bodyPr spcFirstLastPara="0" vert="horz" wrap="square" lIns="19050" tIns="12700" rIns="19050" bIns="12700" numCol="1" spcCol="1270" anchor="ctr" anchorCtr="0"/>
        <a:lstStyle/>
        <a:p>
          <a:pPr marL="0" lvl="0" indent="0" algn="ctr" defTabSz="622300">
            <a:lnSpc>
              <a:spcPct val="90000"/>
            </a:lnSpc>
            <a:spcBef>
              <a:spcPct val="0"/>
            </a:spcBef>
            <a:spcAft>
              <a:spcPct val="35000"/>
            </a:spcAft>
            <a:buNone/>
          </a:pPr>
          <a:r>
            <a:rPr lang="en-US" sz="1000" b="1" kern="1200" dirty="0">
              <a:solidFill>
                <a:sysClr val="window" lastClr="FFFFFF"/>
              </a:solidFill>
              <a:latin typeface="Calibri" panose="020F0502020204030204"/>
              <a:ea typeface="+mn-ea"/>
              <a:cs typeface="+mn-cs"/>
            </a:rPr>
            <a:t>View</a:t>
          </a:r>
        </a:p>
      </dgm:t>
    </dgm:pt>
    <dgm:pt modelId="{9F7105B7-A39E-4FEF-B623-3A75B482EA28}" type="parTrans" cxnId="{B5636CB8-AAFA-40EB-AC43-47DAB1B42547}">
      <dgm:prSet/>
      <dgm:spPr>
        <a:xfrm>
          <a:off x="1833301" y="578210"/>
          <a:ext cx="91440" cy="896811"/>
        </a:xfrm>
        <a:custGeom>
          <a:avLst/>
          <a:gdLst/>
          <a:ahLst/>
          <a:cxnLst/>
          <a:rect l="0" t="0" r="0" b="0"/>
          <a:pathLst>
            <a:path>
              <a:moveTo>
                <a:pt x="45720" y="0"/>
              </a:moveTo>
              <a:lnTo>
                <a:pt x="45720" y="896811"/>
              </a:lnTo>
              <a:lnTo>
                <a:pt x="117274" y="896811"/>
              </a:lnTo>
            </a:path>
          </a:pathLst>
        </a:custGeom>
        <a:noFill/>
        <a:ln w="12700" cap="flat" cmpd="sng" algn="ctr">
          <a:solidFill>
            <a:srgbClr val="156082">
              <a:hueOff val="0"/>
              <a:satOff val="0"/>
              <a:lumOff val="0"/>
              <a:alphaOff val="0"/>
            </a:srgbClr>
          </a:solidFill>
          <a:prstDash val="solid"/>
          <a:miter lim="800000"/>
        </a:ln>
        <a:effectLst/>
        <a:scene3d>
          <a:camera prst="orthographicFront"/>
          <a:lightRig rig="threePt" dir="t">
            <a:rot lat="0" lon="0" rev="7500000"/>
          </a:lightRig>
        </a:scene3d>
        <a:sp3d z="-40000" prstMaterial="matte"/>
      </dgm:spPr>
      <dgm:t>
        <a:bodyPr/>
        <a:lstStyle/>
        <a:p>
          <a:endParaRPr lang="en-US"/>
        </a:p>
      </dgm:t>
    </dgm:pt>
    <dgm:pt modelId="{4DCD6FDD-349E-4671-9C3D-7B1E7F6CBD5F}" type="sibTrans" cxnId="{B5636CB8-AAFA-40EB-AC43-47DAB1B42547}">
      <dgm:prSet/>
      <dgm:spPr/>
      <dgm:t>
        <a:bodyPr/>
        <a:lstStyle/>
        <a:p>
          <a:endParaRPr lang="en-US"/>
        </a:p>
      </dgm:t>
    </dgm:pt>
    <dgm:pt modelId="{65654DF0-2C1F-44A3-916B-0EF566E8D1FC}">
      <dgm:prSet custT="1"/>
      <dgm:spPr>
        <a:xfrm>
          <a:off x="1950575" y="1694454"/>
          <a:ext cx="477027" cy="238513"/>
        </a:xfrm>
        <a:prstGeom prst="rect">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a:noFill/>
        </a:ln>
        <a:effectLst/>
        <a:scene3d>
          <a:camera prst="orthographicFront"/>
          <a:lightRig rig="threePt" dir="t">
            <a:rot lat="0" lon="0" rev="7500000"/>
          </a:lightRig>
        </a:scene3d>
        <a:sp3d prstMaterial="plastic">
          <a:bevelT w="127000" h="25400" prst="relaxedInset"/>
        </a:sp3d>
      </dgm:spPr>
      <dgm:t>
        <a:bodyPr spcFirstLastPara="0" vert="horz" wrap="square" lIns="19050" tIns="12700" rIns="19050" bIns="12700" numCol="1" spcCol="1270" anchor="ctr" anchorCtr="0"/>
        <a:lstStyle/>
        <a:p>
          <a:pPr marL="0" lvl="0" indent="0" algn="ctr" defTabSz="622300">
            <a:lnSpc>
              <a:spcPct val="90000"/>
            </a:lnSpc>
            <a:spcBef>
              <a:spcPct val="0"/>
            </a:spcBef>
            <a:spcAft>
              <a:spcPct val="35000"/>
            </a:spcAft>
            <a:buNone/>
          </a:pPr>
          <a:r>
            <a:rPr lang="en-US" sz="1000" b="1" kern="1200" dirty="0">
              <a:solidFill>
                <a:sysClr val="window" lastClr="FFFFFF"/>
              </a:solidFill>
              <a:latin typeface="Calibri" panose="020F0502020204030204"/>
              <a:ea typeface="+mn-ea"/>
              <a:cs typeface="+mn-cs"/>
            </a:rPr>
            <a:t>Delete</a:t>
          </a:r>
        </a:p>
      </dgm:t>
    </dgm:pt>
    <dgm:pt modelId="{20B12D0E-D849-4909-BFDA-6B56E454418D}" type="parTrans" cxnId="{3B93F65D-0159-4C5B-B710-6BAEF35E5C67}">
      <dgm:prSet/>
      <dgm:spPr>
        <a:xfrm>
          <a:off x="1833301" y="578210"/>
          <a:ext cx="91440" cy="1235500"/>
        </a:xfrm>
        <a:custGeom>
          <a:avLst/>
          <a:gdLst/>
          <a:ahLst/>
          <a:cxnLst/>
          <a:rect l="0" t="0" r="0" b="0"/>
          <a:pathLst>
            <a:path>
              <a:moveTo>
                <a:pt x="45720" y="0"/>
              </a:moveTo>
              <a:lnTo>
                <a:pt x="45720" y="1235500"/>
              </a:lnTo>
              <a:lnTo>
                <a:pt x="117274" y="1235500"/>
              </a:lnTo>
            </a:path>
          </a:pathLst>
        </a:custGeom>
        <a:noFill/>
        <a:ln w="12700" cap="flat" cmpd="sng" algn="ctr">
          <a:solidFill>
            <a:srgbClr val="156082">
              <a:hueOff val="0"/>
              <a:satOff val="0"/>
              <a:lumOff val="0"/>
              <a:alphaOff val="0"/>
            </a:srgbClr>
          </a:solidFill>
          <a:prstDash val="solid"/>
          <a:miter lim="800000"/>
        </a:ln>
        <a:effectLst/>
        <a:scene3d>
          <a:camera prst="orthographicFront"/>
          <a:lightRig rig="threePt" dir="t">
            <a:rot lat="0" lon="0" rev="7500000"/>
          </a:lightRig>
        </a:scene3d>
        <a:sp3d z="-40000" prstMaterial="matte"/>
      </dgm:spPr>
      <dgm:t>
        <a:bodyPr/>
        <a:lstStyle/>
        <a:p>
          <a:endParaRPr lang="en-US"/>
        </a:p>
      </dgm:t>
    </dgm:pt>
    <dgm:pt modelId="{1ADFB007-51C2-4653-A3C6-E98C4A17DA5E}" type="sibTrans" cxnId="{3B93F65D-0159-4C5B-B710-6BAEF35E5C67}">
      <dgm:prSet/>
      <dgm:spPr/>
      <dgm:t>
        <a:bodyPr/>
        <a:lstStyle/>
        <a:p>
          <a:endParaRPr lang="en-US"/>
        </a:p>
      </dgm:t>
    </dgm:pt>
    <dgm:pt modelId="{595A93A2-2368-4867-8E00-35202C039CA7}">
      <dgm:prSet custT="1"/>
      <dgm:spPr>
        <a:xfrm>
          <a:off x="1373372" y="2033143"/>
          <a:ext cx="477027" cy="238513"/>
        </a:xfrm>
        <a:prstGeom prst="rect">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a:noFill/>
        </a:ln>
        <a:effectLst/>
        <a:scene3d>
          <a:camera prst="orthographicFront"/>
          <a:lightRig rig="threePt" dir="t">
            <a:rot lat="0" lon="0" rev="7500000"/>
          </a:lightRig>
        </a:scene3d>
        <a:sp3d prstMaterial="plastic">
          <a:bevelT w="127000" h="25400" prst="relaxedInset"/>
        </a:sp3d>
      </dgm:spPr>
      <dgm:t>
        <a:bodyPr spcFirstLastPara="0" vert="horz" wrap="square" lIns="19050" tIns="12700" rIns="19050" bIns="12700" numCol="1" spcCol="1270" anchor="ctr" anchorCtr="0"/>
        <a:lstStyle/>
        <a:p>
          <a:pPr marL="0" lvl="0" indent="0" algn="ctr" defTabSz="622300">
            <a:lnSpc>
              <a:spcPct val="90000"/>
            </a:lnSpc>
            <a:spcBef>
              <a:spcPct val="0"/>
            </a:spcBef>
            <a:spcAft>
              <a:spcPct val="35000"/>
            </a:spcAft>
            <a:buNone/>
          </a:pPr>
          <a:r>
            <a:rPr lang="en-US" sz="1000" b="1" kern="1200" dirty="0">
              <a:solidFill>
                <a:sysClr val="window" lastClr="FFFFFF"/>
              </a:solidFill>
              <a:latin typeface="Calibri" panose="020F0502020204030204"/>
              <a:ea typeface="+mn-ea"/>
              <a:cs typeface="+mn-cs"/>
            </a:rPr>
            <a:t>User Creations</a:t>
          </a:r>
        </a:p>
      </dgm:t>
    </dgm:pt>
    <dgm:pt modelId="{267772E9-F6E0-4C5E-829A-1BD3474E3308}" type="parTrans" cxnId="{3E364105-91CD-497A-A45D-A4D9CDEB2E4F}">
      <dgm:prSet/>
      <dgm:spPr>
        <a:xfrm>
          <a:off x="1256098" y="578210"/>
          <a:ext cx="91440" cy="1574190"/>
        </a:xfrm>
        <a:custGeom>
          <a:avLst/>
          <a:gdLst/>
          <a:ahLst/>
          <a:cxnLst/>
          <a:rect l="0" t="0" r="0" b="0"/>
          <a:pathLst>
            <a:path>
              <a:moveTo>
                <a:pt x="45720" y="0"/>
              </a:moveTo>
              <a:lnTo>
                <a:pt x="45720" y="1574190"/>
              </a:lnTo>
              <a:lnTo>
                <a:pt x="117274" y="1574190"/>
              </a:lnTo>
            </a:path>
          </a:pathLst>
        </a:custGeom>
        <a:noFill/>
        <a:ln w="12700" cap="flat" cmpd="sng" algn="ctr">
          <a:solidFill>
            <a:srgbClr val="156082">
              <a:hueOff val="0"/>
              <a:satOff val="0"/>
              <a:lumOff val="0"/>
              <a:alphaOff val="0"/>
            </a:srgbClr>
          </a:solidFill>
          <a:prstDash val="solid"/>
          <a:miter lim="800000"/>
        </a:ln>
        <a:effectLst/>
        <a:scene3d>
          <a:camera prst="orthographicFront"/>
          <a:lightRig rig="threePt" dir="t">
            <a:rot lat="0" lon="0" rev="7500000"/>
          </a:lightRig>
        </a:scene3d>
        <a:sp3d z="-40000" prstMaterial="matte"/>
      </dgm:spPr>
      <dgm:t>
        <a:bodyPr/>
        <a:lstStyle/>
        <a:p>
          <a:endParaRPr lang="en-US"/>
        </a:p>
      </dgm:t>
    </dgm:pt>
    <dgm:pt modelId="{E2A3377C-F298-4BBB-BCD7-D4B2E36593A5}" type="sibTrans" cxnId="{3E364105-91CD-497A-A45D-A4D9CDEB2E4F}">
      <dgm:prSet/>
      <dgm:spPr/>
      <dgm:t>
        <a:bodyPr/>
        <a:lstStyle/>
        <a:p>
          <a:endParaRPr lang="en-US"/>
        </a:p>
      </dgm:t>
    </dgm:pt>
    <dgm:pt modelId="{622E3437-69B1-40ED-980D-32DD3AA6C978}" type="pres">
      <dgm:prSet presAssocID="{DAF03DA7-0658-4CF3-9F64-1D48AC59E49A}" presName="hierChild1" presStyleCnt="0">
        <dgm:presLayoutVars>
          <dgm:orgChart val="1"/>
          <dgm:chPref val="1"/>
          <dgm:dir/>
          <dgm:animOne val="branch"/>
          <dgm:animLvl val="lvl"/>
          <dgm:resizeHandles/>
        </dgm:presLayoutVars>
      </dgm:prSet>
      <dgm:spPr/>
    </dgm:pt>
    <dgm:pt modelId="{4934D550-74C0-4ADA-8C7F-0ABE1307A5F0}" type="pres">
      <dgm:prSet presAssocID="{BD97AF1F-355D-4367-8985-9ABC4A740EF4}" presName="hierRoot1" presStyleCnt="0">
        <dgm:presLayoutVars>
          <dgm:hierBranch val="init"/>
        </dgm:presLayoutVars>
      </dgm:prSet>
      <dgm:spPr/>
    </dgm:pt>
    <dgm:pt modelId="{F181867E-66DD-41CA-A7BB-DDC0153320A6}" type="pres">
      <dgm:prSet presAssocID="{BD97AF1F-355D-4367-8985-9ABC4A740EF4}" presName="rootComposite1" presStyleCnt="0"/>
      <dgm:spPr/>
    </dgm:pt>
    <dgm:pt modelId="{267546A1-AEA5-4DA6-9CDA-5AF62EBE8B28}" type="pres">
      <dgm:prSet presAssocID="{BD97AF1F-355D-4367-8985-9ABC4A740EF4}" presName="rootText1" presStyleLbl="node0" presStyleIdx="0" presStyleCnt="1">
        <dgm:presLayoutVars>
          <dgm:chPref val="3"/>
        </dgm:presLayoutVars>
      </dgm:prSet>
      <dgm:spPr/>
    </dgm:pt>
    <dgm:pt modelId="{96D81B7C-F150-46E7-A993-A6B92837EB77}" type="pres">
      <dgm:prSet presAssocID="{BD97AF1F-355D-4367-8985-9ABC4A740EF4}" presName="rootConnector1" presStyleLbl="node1" presStyleIdx="0" presStyleCnt="0"/>
      <dgm:spPr/>
    </dgm:pt>
    <dgm:pt modelId="{C83CB55A-343D-4896-8CF5-7AB4B199E3BE}" type="pres">
      <dgm:prSet presAssocID="{BD97AF1F-355D-4367-8985-9ABC4A740EF4}" presName="hierChild2" presStyleCnt="0"/>
      <dgm:spPr/>
    </dgm:pt>
    <dgm:pt modelId="{B9BB75B8-E5A7-42D6-86CF-3E58F7983A39}" type="pres">
      <dgm:prSet presAssocID="{BB0A6DC2-BC53-4BBC-9EBC-D1807B9FB20A}" presName="Name37" presStyleLbl="parChTrans1D2" presStyleIdx="0" presStyleCnt="3"/>
      <dgm:spPr/>
    </dgm:pt>
    <dgm:pt modelId="{52F6BE28-1C93-44D4-BDFE-B21E5918218B}" type="pres">
      <dgm:prSet presAssocID="{0A5979E4-4F7D-4164-B6A8-BCC8679843DD}" presName="hierRoot2" presStyleCnt="0">
        <dgm:presLayoutVars>
          <dgm:hierBranch val="init"/>
        </dgm:presLayoutVars>
      </dgm:prSet>
      <dgm:spPr/>
    </dgm:pt>
    <dgm:pt modelId="{5AFBD8FE-BCAD-4E43-8099-135B62FAC24C}" type="pres">
      <dgm:prSet presAssocID="{0A5979E4-4F7D-4164-B6A8-BCC8679843DD}" presName="rootComposite" presStyleCnt="0"/>
      <dgm:spPr/>
    </dgm:pt>
    <dgm:pt modelId="{CA29372C-674C-4A82-8C9F-D4A4AA5AED09}" type="pres">
      <dgm:prSet presAssocID="{0A5979E4-4F7D-4164-B6A8-BCC8679843DD}" presName="rootText" presStyleLbl="node2" presStyleIdx="0" presStyleCnt="3" custLinFactNeighborX="-3810" custLinFactNeighborY="-4354">
        <dgm:presLayoutVars>
          <dgm:chPref val="3"/>
        </dgm:presLayoutVars>
      </dgm:prSet>
      <dgm:spPr/>
    </dgm:pt>
    <dgm:pt modelId="{3A105182-C136-4EED-8351-7C89D5567DB7}" type="pres">
      <dgm:prSet presAssocID="{0A5979E4-4F7D-4164-B6A8-BCC8679843DD}" presName="rootConnector" presStyleLbl="node2" presStyleIdx="0" presStyleCnt="3"/>
      <dgm:spPr/>
    </dgm:pt>
    <dgm:pt modelId="{D3BF3D4E-EAF4-4AA5-8297-680F55452A18}" type="pres">
      <dgm:prSet presAssocID="{0A5979E4-4F7D-4164-B6A8-BCC8679843DD}" presName="hierChild4" presStyleCnt="0"/>
      <dgm:spPr/>
    </dgm:pt>
    <dgm:pt modelId="{0E6C581A-25B7-4D05-B16E-BDC60C5B7B77}" type="pres">
      <dgm:prSet presAssocID="{CE328622-FED7-4836-9DDD-DA5A455B7F04}" presName="Name37" presStyleLbl="parChTrans1D3" presStyleIdx="0" presStyleCnt="13"/>
      <dgm:spPr/>
    </dgm:pt>
    <dgm:pt modelId="{6097436C-4746-4FD1-8D36-3DD925A3BAC6}" type="pres">
      <dgm:prSet presAssocID="{5EFC0066-D030-48BC-AD1C-1BF3AAD3253F}" presName="hierRoot2" presStyleCnt="0">
        <dgm:presLayoutVars>
          <dgm:hierBranch val="init"/>
        </dgm:presLayoutVars>
      </dgm:prSet>
      <dgm:spPr/>
    </dgm:pt>
    <dgm:pt modelId="{6A7E1EC1-F30F-4F1F-BFC5-9D092C126F0F}" type="pres">
      <dgm:prSet presAssocID="{5EFC0066-D030-48BC-AD1C-1BF3AAD3253F}" presName="rootComposite" presStyleCnt="0"/>
      <dgm:spPr/>
    </dgm:pt>
    <dgm:pt modelId="{4DFD2F29-BE48-4372-8B2B-6C5A2C0F27EC}" type="pres">
      <dgm:prSet presAssocID="{5EFC0066-D030-48BC-AD1C-1BF3AAD3253F}" presName="rootText" presStyleLbl="node3" presStyleIdx="0" presStyleCnt="13">
        <dgm:presLayoutVars>
          <dgm:chPref val="3"/>
        </dgm:presLayoutVars>
      </dgm:prSet>
      <dgm:spPr/>
    </dgm:pt>
    <dgm:pt modelId="{B3A7EE8D-6C91-44BA-9C49-9BBBC76FBF04}" type="pres">
      <dgm:prSet presAssocID="{5EFC0066-D030-48BC-AD1C-1BF3AAD3253F}" presName="rootConnector" presStyleLbl="node3" presStyleIdx="0" presStyleCnt="13"/>
      <dgm:spPr/>
    </dgm:pt>
    <dgm:pt modelId="{493F0C77-4C07-419A-BC4E-3C12F27C1C92}" type="pres">
      <dgm:prSet presAssocID="{5EFC0066-D030-48BC-AD1C-1BF3AAD3253F}" presName="hierChild4" presStyleCnt="0"/>
      <dgm:spPr/>
    </dgm:pt>
    <dgm:pt modelId="{F7E7526E-BB9F-4BD0-8BAE-6660D3884F39}" type="pres">
      <dgm:prSet presAssocID="{5EFC0066-D030-48BC-AD1C-1BF3AAD3253F}" presName="hierChild5" presStyleCnt="0"/>
      <dgm:spPr/>
    </dgm:pt>
    <dgm:pt modelId="{E8C1636D-0608-4028-93FA-E52B6E59858D}" type="pres">
      <dgm:prSet presAssocID="{C7E034EB-4841-4771-BB6B-7304BFAC6C3A}" presName="Name37" presStyleLbl="parChTrans1D3" presStyleIdx="1" presStyleCnt="13"/>
      <dgm:spPr/>
    </dgm:pt>
    <dgm:pt modelId="{FC106BCD-CBCB-43C2-96CE-6F4BFECE5816}" type="pres">
      <dgm:prSet presAssocID="{B2BCC0CA-9DBE-4380-8B3F-37DEA6CD7532}" presName="hierRoot2" presStyleCnt="0">
        <dgm:presLayoutVars>
          <dgm:hierBranch val="init"/>
        </dgm:presLayoutVars>
      </dgm:prSet>
      <dgm:spPr/>
    </dgm:pt>
    <dgm:pt modelId="{BD648B6E-0801-4063-977E-E45F1D93B999}" type="pres">
      <dgm:prSet presAssocID="{B2BCC0CA-9DBE-4380-8B3F-37DEA6CD7532}" presName="rootComposite" presStyleCnt="0"/>
      <dgm:spPr/>
    </dgm:pt>
    <dgm:pt modelId="{510158D6-77DD-40CC-85A2-B02E2611EC6B}" type="pres">
      <dgm:prSet presAssocID="{B2BCC0CA-9DBE-4380-8B3F-37DEA6CD7532}" presName="rootText" presStyleLbl="node3" presStyleIdx="1" presStyleCnt="13">
        <dgm:presLayoutVars>
          <dgm:chPref val="3"/>
        </dgm:presLayoutVars>
      </dgm:prSet>
      <dgm:spPr/>
    </dgm:pt>
    <dgm:pt modelId="{43393DCC-9C82-45BB-AF32-F3522291708D}" type="pres">
      <dgm:prSet presAssocID="{B2BCC0CA-9DBE-4380-8B3F-37DEA6CD7532}" presName="rootConnector" presStyleLbl="node3" presStyleIdx="1" presStyleCnt="13"/>
      <dgm:spPr/>
    </dgm:pt>
    <dgm:pt modelId="{1CD61A2F-B830-4DF0-81B0-79A636377E85}" type="pres">
      <dgm:prSet presAssocID="{B2BCC0CA-9DBE-4380-8B3F-37DEA6CD7532}" presName="hierChild4" presStyleCnt="0"/>
      <dgm:spPr/>
    </dgm:pt>
    <dgm:pt modelId="{AB8F8827-56A5-41DF-A103-EA330E00AAB1}" type="pres">
      <dgm:prSet presAssocID="{B2BCC0CA-9DBE-4380-8B3F-37DEA6CD7532}" presName="hierChild5" presStyleCnt="0"/>
      <dgm:spPr/>
    </dgm:pt>
    <dgm:pt modelId="{DDB396D1-F420-454D-ABE9-BBAD72F7BEA1}" type="pres">
      <dgm:prSet presAssocID="{01BE3DBC-D2D3-4E77-863F-069FD5505176}" presName="Name37" presStyleLbl="parChTrans1D3" presStyleIdx="2" presStyleCnt="13"/>
      <dgm:spPr/>
    </dgm:pt>
    <dgm:pt modelId="{BA92EA1D-E00D-42F5-B3F8-6FF8F3D38CDA}" type="pres">
      <dgm:prSet presAssocID="{836B10F3-872B-4740-A710-37CAB29EB5DD}" presName="hierRoot2" presStyleCnt="0">
        <dgm:presLayoutVars>
          <dgm:hierBranch val="init"/>
        </dgm:presLayoutVars>
      </dgm:prSet>
      <dgm:spPr/>
    </dgm:pt>
    <dgm:pt modelId="{984403FF-84B3-46DA-BD0B-6DAE0F2A67F6}" type="pres">
      <dgm:prSet presAssocID="{836B10F3-872B-4740-A710-37CAB29EB5DD}" presName="rootComposite" presStyleCnt="0"/>
      <dgm:spPr/>
    </dgm:pt>
    <dgm:pt modelId="{64DA6341-64C4-45DA-B455-92DD1AC1826A}" type="pres">
      <dgm:prSet presAssocID="{836B10F3-872B-4740-A710-37CAB29EB5DD}" presName="rootText" presStyleLbl="node3" presStyleIdx="2" presStyleCnt="13">
        <dgm:presLayoutVars>
          <dgm:chPref val="3"/>
        </dgm:presLayoutVars>
      </dgm:prSet>
      <dgm:spPr/>
    </dgm:pt>
    <dgm:pt modelId="{5B28ED46-15F2-4384-9873-2D5884575D2C}" type="pres">
      <dgm:prSet presAssocID="{836B10F3-872B-4740-A710-37CAB29EB5DD}" presName="rootConnector" presStyleLbl="node3" presStyleIdx="2" presStyleCnt="13"/>
      <dgm:spPr/>
    </dgm:pt>
    <dgm:pt modelId="{DAB276C1-4811-4CB5-BAE5-9A6AFFF78ACA}" type="pres">
      <dgm:prSet presAssocID="{836B10F3-872B-4740-A710-37CAB29EB5DD}" presName="hierChild4" presStyleCnt="0"/>
      <dgm:spPr/>
    </dgm:pt>
    <dgm:pt modelId="{21345F8A-AF01-4E77-8817-92DB29E5D3CA}" type="pres">
      <dgm:prSet presAssocID="{836B10F3-872B-4740-A710-37CAB29EB5DD}" presName="hierChild5" presStyleCnt="0"/>
      <dgm:spPr/>
    </dgm:pt>
    <dgm:pt modelId="{88F9E150-6672-48AA-8983-41BE2AD30AF4}" type="pres">
      <dgm:prSet presAssocID="{35C64C34-4BA3-4577-B72E-C4B62B29C213}" presName="Name37" presStyleLbl="parChTrans1D3" presStyleIdx="3" presStyleCnt="13"/>
      <dgm:spPr/>
    </dgm:pt>
    <dgm:pt modelId="{1358EFD3-D9E9-455D-AA8B-0EB9AB076D7E}" type="pres">
      <dgm:prSet presAssocID="{AF499422-23A9-4139-8B12-8C4C7A776468}" presName="hierRoot2" presStyleCnt="0">
        <dgm:presLayoutVars>
          <dgm:hierBranch val="init"/>
        </dgm:presLayoutVars>
      </dgm:prSet>
      <dgm:spPr/>
    </dgm:pt>
    <dgm:pt modelId="{46260995-1BB7-46D4-99FD-28248CBB00AB}" type="pres">
      <dgm:prSet presAssocID="{AF499422-23A9-4139-8B12-8C4C7A776468}" presName="rootComposite" presStyleCnt="0"/>
      <dgm:spPr/>
    </dgm:pt>
    <dgm:pt modelId="{EDC144D5-722C-4598-BA91-DE388DAFB6C9}" type="pres">
      <dgm:prSet presAssocID="{AF499422-23A9-4139-8B12-8C4C7A776468}" presName="rootText" presStyleLbl="node3" presStyleIdx="3" presStyleCnt="13">
        <dgm:presLayoutVars>
          <dgm:chPref val="3"/>
        </dgm:presLayoutVars>
      </dgm:prSet>
      <dgm:spPr/>
    </dgm:pt>
    <dgm:pt modelId="{921FAB1C-2263-459B-A45F-3B03621A1B8D}" type="pres">
      <dgm:prSet presAssocID="{AF499422-23A9-4139-8B12-8C4C7A776468}" presName="rootConnector" presStyleLbl="node3" presStyleIdx="3" presStyleCnt="13"/>
      <dgm:spPr/>
    </dgm:pt>
    <dgm:pt modelId="{8FEB93CD-BA54-49E4-88ED-FFF526F1E2AF}" type="pres">
      <dgm:prSet presAssocID="{AF499422-23A9-4139-8B12-8C4C7A776468}" presName="hierChild4" presStyleCnt="0"/>
      <dgm:spPr/>
    </dgm:pt>
    <dgm:pt modelId="{94BAF4C0-2ED1-4194-9CB0-A53F4C1930C6}" type="pres">
      <dgm:prSet presAssocID="{AF499422-23A9-4139-8B12-8C4C7A776468}" presName="hierChild5" presStyleCnt="0"/>
      <dgm:spPr/>
    </dgm:pt>
    <dgm:pt modelId="{931AC44D-3233-48DB-BFE0-89ADF3BB62AC}" type="pres">
      <dgm:prSet presAssocID="{0A5979E4-4F7D-4164-B6A8-BCC8679843DD}" presName="hierChild5" presStyleCnt="0"/>
      <dgm:spPr/>
    </dgm:pt>
    <dgm:pt modelId="{C5446B98-90B5-4C90-AED0-2303A361AE24}" type="pres">
      <dgm:prSet presAssocID="{70C1B4F5-2DEC-4FFE-B42C-40560910133F}" presName="Name37" presStyleLbl="parChTrans1D2" presStyleIdx="1" presStyleCnt="3"/>
      <dgm:spPr/>
    </dgm:pt>
    <dgm:pt modelId="{C3877ABD-9E22-49D3-8305-2C85E2534AD8}" type="pres">
      <dgm:prSet presAssocID="{36E1D3A2-8853-45D3-AFEA-8D2C127FC67B}" presName="hierRoot2" presStyleCnt="0">
        <dgm:presLayoutVars>
          <dgm:hierBranch val="init"/>
        </dgm:presLayoutVars>
      </dgm:prSet>
      <dgm:spPr/>
    </dgm:pt>
    <dgm:pt modelId="{C931CB18-828A-4C1D-A69F-7B7FE4CCAB22}" type="pres">
      <dgm:prSet presAssocID="{36E1D3A2-8853-45D3-AFEA-8D2C127FC67B}" presName="rootComposite" presStyleCnt="0"/>
      <dgm:spPr/>
    </dgm:pt>
    <dgm:pt modelId="{EDF254E6-772F-46F0-A554-F7F9FE1406F9}" type="pres">
      <dgm:prSet presAssocID="{36E1D3A2-8853-45D3-AFEA-8D2C127FC67B}" presName="rootText" presStyleLbl="node2" presStyleIdx="1" presStyleCnt="3">
        <dgm:presLayoutVars>
          <dgm:chPref val="3"/>
        </dgm:presLayoutVars>
      </dgm:prSet>
      <dgm:spPr/>
    </dgm:pt>
    <dgm:pt modelId="{D471F1F7-761A-467C-8FFB-BE76B11A0FBF}" type="pres">
      <dgm:prSet presAssocID="{36E1D3A2-8853-45D3-AFEA-8D2C127FC67B}" presName="rootConnector" presStyleLbl="node2" presStyleIdx="1" presStyleCnt="3"/>
      <dgm:spPr/>
    </dgm:pt>
    <dgm:pt modelId="{3A931189-39D4-4452-88ED-1BACC614DB4E}" type="pres">
      <dgm:prSet presAssocID="{36E1D3A2-8853-45D3-AFEA-8D2C127FC67B}" presName="hierChild4" presStyleCnt="0"/>
      <dgm:spPr/>
    </dgm:pt>
    <dgm:pt modelId="{B32C6BBF-33E8-476F-A2B5-162C910B4138}" type="pres">
      <dgm:prSet presAssocID="{48806A04-D90D-407B-A7B0-0322A7FF6DC3}" presName="Name37" presStyleLbl="parChTrans1D3" presStyleIdx="4" presStyleCnt="13"/>
      <dgm:spPr/>
    </dgm:pt>
    <dgm:pt modelId="{6C79DA7A-3DA4-4C63-9594-DE87FFE52DA0}" type="pres">
      <dgm:prSet presAssocID="{99A63E55-6151-4DD0-9CF7-6803B0BAC048}" presName="hierRoot2" presStyleCnt="0">
        <dgm:presLayoutVars>
          <dgm:hierBranch val="init"/>
        </dgm:presLayoutVars>
      </dgm:prSet>
      <dgm:spPr/>
    </dgm:pt>
    <dgm:pt modelId="{8349DEA9-3B2E-4D1E-95FB-BF6DBEA4D0E7}" type="pres">
      <dgm:prSet presAssocID="{99A63E55-6151-4DD0-9CF7-6803B0BAC048}" presName="rootComposite" presStyleCnt="0"/>
      <dgm:spPr/>
    </dgm:pt>
    <dgm:pt modelId="{EEEF611C-18F2-4516-8FAE-1E58E00F3A58}" type="pres">
      <dgm:prSet presAssocID="{99A63E55-6151-4DD0-9CF7-6803B0BAC048}" presName="rootText" presStyleLbl="node3" presStyleIdx="4" presStyleCnt="13">
        <dgm:presLayoutVars>
          <dgm:chPref val="3"/>
        </dgm:presLayoutVars>
      </dgm:prSet>
      <dgm:spPr/>
    </dgm:pt>
    <dgm:pt modelId="{5922EC2D-D672-4984-8044-06B7719DF347}" type="pres">
      <dgm:prSet presAssocID="{99A63E55-6151-4DD0-9CF7-6803B0BAC048}" presName="rootConnector" presStyleLbl="node3" presStyleIdx="4" presStyleCnt="13"/>
      <dgm:spPr/>
    </dgm:pt>
    <dgm:pt modelId="{CBEE6575-1BE8-4381-BF2B-D7DB3F5101B4}" type="pres">
      <dgm:prSet presAssocID="{99A63E55-6151-4DD0-9CF7-6803B0BAC048}" presName="hierChild4" presStyleCnt="0"/>
      <dgm:spPr/>
    </dgm:pt>
    <dgm:pt modelId="{0535A00E-4B7C-4C18-BF7E-C2B08B2CFA29}" type="pres">
      <dgm:prSet presAssocID="{99A63E55-6151-4DD0-9CF7-6803B0BAC048}" presName="hierChild5" presStyleCnt="0"/>
      <dgm:spPr/>
    </dgm:pt>
    <dgm:pt modelId="{2A509ACA-F3A0-42ED-94DF-C1D73A575395}" type="pres">
      <dgm:prSet presAssocID="{935CAC7B-8995-4ABA-AE9D-03EA192926E4}" presName="Name37" presStyleLbl="parChTrans1D3" presStyleIdx="5" presStyleCnt="13"/>
      <dgm:spPr/>
    </dgm:pt>
    <dgm:pt modelId="{D9553D52-7AE7-4527-B030-6392A6929BF1}" type="pres">
      <dgm:prSet presAssocID="{B7FC3C97-7A00-4880-8DFF-B33BF1F68913}" presName="hierRoot2" presStyleCnt="0">
        <dgm:presLayoutVars>
          <dgm:hierBranch val="init"/>
        </dgm:presLayoutVars>
      </dgm:prSet>
      <dgm:spPr/>
    </dgm:pt>
    <dgm:pt modelId="{4A7CC85F-8324-4271-AFA1-6CB434C22F07}" type="pres">
      <dgm:prSet presAssocID="{B7FC3C97-7A00-4880-8DFF-B33BF1F68913}" presName="rootComposite" presStyleCnt="0"/>
      <dgm:spPr/>
    </dgm:pt>
    <dgm:pt modelId="{AEAF51D3-491F-44A7-AE44-83D299656358}" type="pres">
      <dgm:prSet presAssocID="{B7FC3C97-7A00-4880-8DFF-B33BF1F68913}" presName="rootText" presStyleLbl="node3" presStyleIdx="5" presStyleCnt="13">
        <dgm:presLayoutVars>
          <dgm:chPref val="3"/>
        </dgm:presLayoutVars>
      </dgm:prSet>
      <dgm:spPr/>
    </dgm:pt>
    <dgm:pt modelId="{EE13C5C6-80E2-41F7-8F0F-D871DBA28EB2}" type="pres">
      <dgm:prSet presAssocID="{B7FC3C97-7A00-4880-8DFF-B33BF1F68913}" presName="rootConnector" presStyleLbl="node3" presStyleIdx="5" presStyleCnt="13"/>
      <dgm:spPr/>
    </dgm:pt>
    <dgm:pt modelId="{FDFD9D22-2E3C-44C3-90A1-1E2282F5201F}" type="pres">
      <dgm:prSet presAssocID="{B7FC3C97-7A00-4880-8DFF-B33BF1F68913}" presName="hierChild4" presStyleCnt="0"/>
      <dgm:spPr/>
    </dgm:pt>
    <dgm:pt modelId="{D5CB59CC-2B33-475B-AB72-C38F1C773F0B}" type="pres">
      <dgm:prSet presAssocID="{B7FC3C97-7A00-4880-8DFF-B33BF1F68913}" presName="hierChild5" presStyleCnt="0"/>
      <dgm:spPr/>
    </dgm:pt>
    <dgm:pt modelId="{8795BFD7-88B3-4E76-BA66-6901BA5FFA68}" type="pres">
      <dgm:prSet presAssocID="{1186DAA5-C922-47C4-A53A-0D36710516CB}" presName="Name37" presStyleLbl="parChTrans1D3" presStyleIdx="6" presStyleCnt="13"/>
      <dgm:spPr/>
    </dgm:pt>
    <dgm:pt modelId="{C1445E29-7F62-4AE5-91D0-1957AE6BDA7D}" type="pres">
      <dgm:prSet presAssocID="{5790698E-0AEF-4D00-B9CE-10E38F5B4055}" presName="hierRoot2" presStyleCnt="0">
        <dgm:presLayoutVars>
          <dgm:hierBranch val="init"/>
        </dgm:presLayoutVars>
      </dgm:prSet>
      <dgm:spPr/>
    </dgm:pt>
    <dgm:pt modelId="{1ECA23FF-706D-4D87-B9C2-4E764DA8A570}" type="pres">
      <dgm:prSet presAssocID="{5790698E-0AEF-4D00-B9CE-10E38F5B4055}" presName="rootComposite" presStyleCnt="0"/>
      <dgm:spPr/>
    </dgm:pt>
    <dgm:pt modelId="{AD3A3161-79FE-4BEB-9078-1F2530229832}" type="pres">
      <dgm:prSet presAssocID="{5790698E-0AEF-4D00-B9CE-10E38F5B4055}" presName="rootText" presStyleLbl="node3" presStyleIdx="6" presStyleCnt="13">
        <dgm:presLayoutVars>
          <dgm:chPref val="3"/>
        </dgm:presLayoutVars>
      </dgm:prSet>
      <dgm:spPr/>
    </dgm:pt>
    <dgm:pt modelId="{35B6C0B9-A2C4-4AA5-BDD6-0780E505A5FF}" type="pres">
      <dgm:prSet presAssocID="{5790698E-0AEF-4D00-B9CE-10E38F5B4055}" presName="rootConnector" presStyleLbl="node3" presStyleIdx="6" presStyleCnt="13"/>
      <dgm:spPr/>
    </dgm:pt>
    <dgm:pt modelId="{9DF467C5-867D-4D0E-AA15-BBD70CB57DA7}" type="pres">
      <dgm:prSet presAssocID="{5790698E-0AEF-4D00-B9CE-10E38F5B4055}" presName="hierChild4" presStyleCnt="0"/>
      <dgm:spPr/>
    </dgm:pt>
    <dgm:pt modelId="{6EC652D0-70CB-4CC2-B374-E80F11B2679D}" type="pres">
      <dgm:prSet presAssocID="{5790698E-0AEF-4D00-B9CE-10E38F5B4055}" presName="hierChild5" presStyleCnt="0"/>
      <dgm:spPr/>
    </dgm:pt>
    <dgm:pt modelId="{00086F5A-BE29-49A2-9C43-D1F64FFD63CD}" type="pres">
      <dgm:prSet presAssocID="{D4C788CF-E84F-41D6-86A6-104A84F25E4F}" presName="Name37" presStyleLbl="parChTrans1D3" presStyleIdx="7" presStyleCnt="13"/>
      <dgm:spPr/>
    </dgm:pt>
    <dgm:pt modelId="{E9F4E2C5-AAEF-400A-8814-2CBEB2290D55}" type="pres">
      <dgm:prSet presAssocID="{4464C2F7-7B15-4D2F-8EBE-6A9307D52AED}" presName="hierRoot2" presStyleCnt="0">
        <dgm:presLayoutVars>
          <dgm:hierBranch val="init"/>
        </dgm:presLayoutVars>
      </dgm:prSet>
      <dgm:spPr/>
    </dgm:pt>
    <dgm:pt modelId="{FD8DAD23-CEA6-481E-BA29-B455C1A27726}" type="pres">
      <dgm:prSet presAssocID="{4464C2F7-7B15-4D2F-8EBE-6A9307D52AED}" presName="rootComposite" presStyleCnt="0"/>
      <dgm:spPr/>
    </dgm:pt>
    <dgm:pt modelId="{C195AF7F-3A4C-4148-A02C-B140BFD57F1F}" type="pres">
      <dgm:prSet presAssocID="{4464C2F7-7B15-4D2F-8EBE-6A9307D52AED}" presName="rootText" presStyleLbl="node3" presStyleIdx="7" presStyleCnt="13">
        <dgm:presLayoutVars>
          <dgm:chPref val="3"/>
        </dgm:presLayoutVars>
      </dgm:prSet>
      <dgm:spPr/>
    </dgm:pt>
    <dgm:pt modelId="{A28580DB-85DB-4BAF-9F06-B6C36B45B8B4}" type="pres">
      <dgm:prSet presAssocID="{4464C2F7-7B15-4D2F-8EBE-6A9307D52AED}" presName="rootConnector" presStyleLbl="node3" presStyleIdx="7" presStyleCnt="13"/>
      <dgm:spPr/>
    </dgm:pt>
    <dgm:pt modelId="{51D82143-9B98-4420-811E-B829D6FFCE23}" type="pres">
      <dgm:prSet presAssocID="{4464C2F7-7B15-4D2F-8EBE-6A9307D52AED}" presName="hierChild4" presStyleCnt="0"/>
      <dgm:spPr/>
    </dgm:pt>
    <dgm:pt modelId="{2E86C81B-EA13-4FD8-9229-35B054DC39AA}" type="pres">
      <dgm:prSet presAssocID="{4464C2F7-7B15-4D2F-8EBE-6A9307D52AED}" presName="hierChild5" presStyleCnt="0"/>
      <dgm:spPr/>
    </dgm:pt>
    <dgm:pt modelId="{7BA83867-D47C-4754-8027-DCFD42D826F0}" type="pres">
      <dgm:prSet presAssocID="{267772E9-F6E0-4C5E-829A-1BD3474E3308}" presName="Name37" presStyleLbl="parChTrans1D3" presStyleIdx="8" presStyleCnt="13"/>
      <dgm:spPr/>
    </dgm:pt>
    <dgm:pt modelId="{C9B7BA6D-4B16-416D-A3FD-4B74B2898D82}" type="pres">
      <dgm:prSet presAssocID="{595A93A2-2368-4867-8E00-35202C039CA7}" presName="hierRoot2" presStyleCnt="0">
        <dgm:presLayoutVars>
          <dgm:hierBranch val="init"/>
        </dgm:presLayoutVars>
      </dgm:prSet>
      <dgm:spPr/>
    </dgm:pt>
    <dgm:pt modelId="{0D14A247-A573-4C09-98CD-DF030E4909CF}" type="pres">
      <dgm:prSet presAssocID="{595A93A2-2368-4867-8E00-35202C039CA7}" presName="rootComposite" presStyleCnt="0"/>
      <dgm:spPr/>
    </dgm:pt>
    <dgm:pt modelId="{39786BF2-7C04-4C8E-83F2-352DC054A6DF}" type="pres">
      <dgm:prSet presAssocID="{595A93A2-2368-4867-8E00-35202C039CA7}" presName="rootText" presStyleLbl="node3" presStyleIdx="8" presStyleCnt="13">
        <dgm:presLayoutVars>
          <dgm:chPref val="3"/>
        </dgm:presLayoutVars>
      </dgm:prSet>
      <dgm:spPr/>
    </dgm:pt>
    <dgm:pt modelId="{642F7DA1-D304-42FA-AE2D-15B81CB6BFA7}" type="pres">
      <dgm:prSet presAssocID="{595A93A2-2368-4867-8E00-35202C039CA7}" presName="rootConnector" presStyleLbl="node3" presStyleIdx="8" presStyleCnt="13"/>
      <dgm:spPr/>
    </dgm:pt>
    <dgm:pt modelId="{19ABD1AC-7AB7-47E2-98FB-4F13CA95AA4D}" type="pres">
      <dgm:prSet presAssocID="{595A93A2-2368-4867-8E00-35202C039CA7}" presName="hierChild4" presStyleCnt="0"/>
      <dgm:spPr/>
    </dgm:pt>
    <dgm:pt modelId="{27DDE3A2-9B6A-47D9-AC21-A12DCEF47D1B}" type="pres">
      <dgm:prSet presAssocID="{595A93A2-2368-4867-8E00-35202C039CA7}" presName="hierChild5" presStyleCnt="0"/>
      <dgm:spPr/>
    </dgm:pt>
    <dgm:pt modelId="{83633AB4-1D58-49F9-B49A-B71EE90800AC}" type="pres">
      <dgm:prSet presAssocID="{36E1D3A2-8853-45D3-AFEA-8D2C127FC67B}" presName="hierChild5" presStyleCnt="0"/>
      <dgm:spPr/>
    </dgm:pt>
    <dgm:pt modelId="{F7FC73FD-A45D-4560-8354-D2C556A801A9}" type="pres">
      <dgm:prSet presAssocID="{8AD1EE75-B404-41B7-977C-8851CFD46C6C}" presName="Name37" presStyleLbl="parChTrans1D2" presStyleIdx="2" presStyleCnt="3"/>
      <dgm:spPr/>
    </dgm:pt>
    <dgm:pt modelId="{B970D9E5-5CE2-4BB7-9E8B-4812C83E8CB1}" type="pres">
      <dgm:prSet presAssocID="{64F51F8F-FDA3-4B06-8E42-5038D0E8CE3D}" presName="hierRoot2" presStyleCnt="0">
        <dgm:presLayoutVars>
          <dgm:hierBranch val="init"/>
        </dgm:presLayoutVars>
      </dgm:prSet>
      <dgm:spPr/>
    </dgm:pt>
    <dgm:pt modelId="{AD39DBEE-D3E1-428B-AB2F-9CC9C316D4F0}" type="pres">
      <dgm:prSet presAssocID="{64F51F8F-FDA3-4B06-8E42-5038D0E8CE3D}" presName="rootComposite" presStyleCnt="0"/>
      <dgm:spPr/>
    </dgm:pt>
    <dgm:pt modelId="{719336C6-ACAC-438F-9186-0DABC387C6B9}" type="pres">
      <dgm:prSet presAssocID="{64F51F8F-FDA3-4B06-8E42-5038D0E8CE3D}" presName="rootText" presStyleLbl="node2" presStyleIdx="2" presStyleCnt="3">
        <dgm:presLayoutVars>
          <dgm:chPref val="3"/>
        </dgm:presLayoutVars>
      </dgm:prSet>
      <dgm:spPr/>
    </dgm:pt>
    <dgm:pt modelId="{E01A4662-5595-435C-A491-F6C02B5D5ACF}" type="pres">
      <dgm:prSet presAssocID="{64F51F8F-FDA3-4B06-8E42-5038D0E8CE3D}" presName="rootConnector" presStyleLbl="node2" presStyleIdx="2" presStyleCnt="3"/>
      <dgm:spPr/>
    </dgm:pt>
    <dgm:pt modelId="{203CCD84-8FF6-48DB-992D-30E3200420B2}" type="pres">
      <dgm:prSet presAssocID="{64F51F8F-FDA3-4B06-8E42-5038D0E8CE3D}" presName="hierChild4" presStyleCnt="0"/>
      <dgm:spPr/>
    </dgm:pt>
    <dgm:pt modelId="{20A213FE-249F-4FD1-9EB5-5FD90E4D5E9D}" type="pres">
      <dgm:prSet presAssocID="{5E79739A-CC83-46C6-82A2-9B8C548E85B6}" presName="Name37" presStyleLbl="parChTrans1D3" presStyleIdx="9" presStyleCnt="13"/>
      <dgm:spPr/>
    </dgm:pt>
    <dgm:pt modelId="{E41B281F-C951-424C-B5DB-0E942C5DB62F}" type="pres">
      <dgm:prSet presAssocID="{522E0542-26EA-4BBE-A9AE-85207211E732}" presName="hierRoot2" presStyleCnt="0">
        <dgm:presLayoutVars>
          <dgm:hierBranch val="init"/>
        </dgm:presLayoutVars>
      </dgm:prSet>
      <dgm:spPr/>
    </dgm:pt>
    <dgm:pt modelId="{708C6DBD-683E-4634-82F2-9A363774BF99}" type="pres">
      <dgm:prSet presAssocID="{522E0542-26EA-4BBE-A9AE-85207211E732}" presName="rootComposite" presStyleCnt="0"/>
      <dgm:spPr/>
    </dgm:pt>
    <dgm:pt modelId="{8FD955F9-9CA8-4019-B9B3-785DE2179EF0}" type="pres">
      <dgm:prSet presAssocID="{522E0542-26EA-4BBE-A9AE-85207211E732}" presName="rootText" presStyleLbl="node3" presStyleIdx="9" presStyleCnt="13">
        <dgm:presLayoutVars>
          <dgm:chPref val="3"/>
        </dgm:presLayoutVars>
      </dgm:prSet>
      <dgm:spPr/>
    </dgm:pt>
    <dgm:pt modelId="{010580C2-73BB-452A-907F-903945841D9C}" type="pres">
      <dgm:prSet presAssocID="{522E0542-26EA-4BBE-A9AE-85207211E732}" presName="rootConnector" presStyleLbl="node3" presStyleIdx="9" presStyleCnt="13"/>
      <dgm:spPr/>
    </dgm:pt>
    <dgm:pt modelId="{CB0BED5F-30B4-4817-856C-2A076A935E4D}" type="pres">
      <dgm:prSet presAssocID="{522E0542-26EA-4BBE-A9AE-85207211E732}" presName="hierChild4" presStyleCnt="0"/>
      <dgm:spPr/>
    </dgm:pt>
    <dgm:pt modelId="{DF1AE3C5-B7FA-4983-9CD7-EFD3088511B8}" type="pres">
      <dgm:prSet presAssocID="{522E0542-26EA-4BBE-A9AE-85207211E732}" presName="hierChild5" presStyleCnt="0"/>
      <dgm:spPr/>
    </dgm:pt>
    <dgm:pt modelId="{8F53713F-5145-4DAC-8B6F-60095A5AB0CA}" type="pres">
      <dgm:prSet presAssocID="{258E7278-B8A7-4EF8-920F-31409C3DABEF}" presName="Name37" presStyleLbl="parChTrans1D3" presStyleIdx="10" presStyleCnt="13"/>
      <dgm:spPr/>
    </dgm:pt>
    <dgm:pt modelId="{580547AB-5093-432E-B5DD-6649A8F6B87C}" type="pres">
      <dgm:prSet presAssocID="{804E642B-A491-457B-A840-A6799EBB8A34}" presName="hierRoot2" presStyleCnt="0">
        <dgm:presLayoutVars>
          <dgm:hierBranch val="init"/>
        </dgm:presLayoutVars>
      </dgm:prSet>
      <dgm:spPr/>
    </dgm:pt>
    <dgm:pt modelId="{B220C472-B3E9-4C23-A475-BD13F09C219F}" type="pres">
      <dgm:prSet presAssocID="{804E642B-A491-457B-A840-A6799EBB8A34}" presName="rootComposite" presStyleCnt="0"/>
      <dgm:spPr/>
    </dgm:pt>
    <dgm:pt modelId="{7B69FBA2-F09E-4C06-84A9-D9BD22E42E8E}" type="pres">
      <dgm:prSet presAssocID="{804E642B-A491-457B-A840-A6799EBB8A34}" presName="rootText" presStyleLbl="node3" presStyleIdx="10" presStyleCnt="13">
        <dgm:presLayoutVars>
          <dgm:chPref val="3"/>
        </dgm:presLayoutVars>
      </dgm:prSet>
      <dgm:spPr/>
    </dgm:pt>
    <dgm:pt modelId="{297DC600-EACF-4047-BFE8-18A70F060B4A}" type="pres">
      <dgm:prSet presAssocID="{804E642B-A491-457B-A840-A6799EBB8A34}" presName="rootConnector" presStyleLbl="node3" presStyleIdx="10" presStyleCnt="13"/>
      <dgm:spPr/>
    </dgm:pt>
    <dgm:pt modelId="{98EAD61E-3E39-4FF7-8410-48478C1CC4B4}" type="pres">
      <dgm:prSet presAssocID="{804E642B-A491-457B-A840-A6799EBB8A34}" presName="hierChild4" presStyleCnt="0"/>
      <dgm:spPr/>
    </dgm:pt>
    <dgm:pt modelId="{FE14EDF7-FEF7-4399-B248-AABE7BBE689F}" type="pres">
      <dgm:prSet presAssocID="{804E642B-A491-457B-A840-A6799EBB8A34}" presName="hierChild5" presStyleCnt="0"/>
      <dgm:spPr/>
    </dgm:pt>
    <dgm:pt modelId="{D65CDC58-E43F-4B44-BD15-24766F6E2753}" type="pres">
      <dgm:prSet presAssocID="{9F7105B7-A39E-4FEF-B623-3A75B482EA28}" presName="Name37" presStyleLbl="parChTrans1D3" presStyleIdx="11" presStyleCnt="13"/>
      <dgm:spPr/>
    </dgm:pt>
    <dgm:pt modelId="{F068F2D4-6C8C-4AEB-A8B9-7B7C5914BB7D}" type="pres">
      <dgm:prSet presAssocID="{4D584D28-B200-4D44-96D6-04C8122DAC74}" presName="hierRoot2" presStyleCnt="0">
        <dgm:presLayoutVars>
          <dgm:hierBranch val="init"/>
        </dgm:presLayoutVars>
      </dgm:prSet>
      <dgm:spPr/>
    </dgm:pt>
    <dgm:pt modelId="{B58A093B-EFE2-4677-971F-12ABFB9105C2}" type="pres">
      <dgm:prSet presAssocID="{4D584D28-B200-4D44-96D6-04C8122DAC74}" presName="rootComposite" presStyleCnt="0"/>
      <dgm:spPr/>
    </dgm:pt>
    <dgm:pt modelId="{C06E7355-E3E4-4DB4-A941-2FBC680184AE}" type="pres">
      <dgm:prSet presAssocID="{4D584D28-B200-4D44-96D6-04C8122DAC74}" presName="rootText" presStyleLbl="node3" presStyleIdx="11" presStyleCnt="13">
        <dgm:presLayoutVars>
          <dgm:chPref val="3"/>
        </dgm:presLayoutVars>
      </dgm:prSet>
      <dgm:spPr/>
    </dgm:pt>
    <dgm:pt modelId="{F768875E-64FE-4318-81E5-B5ACACFD229E}" type="pres">
      <dgm:prSet presAssocID="{4D584D28-B200-4D44-96D6-04C8122DAC74}" presName="rootConnector" presStyleLbl="node3" presStyleIdx="11" presStyleCnt="13"/>
      <dgm:spPr/>
    </dgm:pt>
    <dgm:pt modelId="{F80668B3-3B23-43AE-9509-8BA6A1D3869E}" type="pres">
      <dgm:prSet presAssocID="{4D584D28-B200-4D44-96D6-04C8122DAC74}" presName="hierChild4" presStyleCnt="0"/>
      <dgm:spPr/>
    </dgm:pt>
    <dgm:pt modelId="{17FB441D-B3CB-4AE1-BCBB-355243BC6230}" type="pres">
      <dgm:prSet presAssocID="{4D584D28-B200-4D44-96D6-04C8122DAC74}" presName="hierChild5" presStyleCnt="0"/>
      <dgm:spPr/>
    </dgm:pt>
    <dgm:pt modelId="{3A9BFC57-635B-4196-9B5C-0C5052E16501}" type="pres">
      <dgm:prSet presAssocID="{20B12D0E-D849-4909-BFDA-6B56E454418D}" presName="Name37" presStyleLbl="parChTrans1D3" presStyleIdx="12" presStyleCnt="13"/>
      <dgm:spPr/>
    </dgm:pt>
    <dgm:pt modelId="{47B22CEB-4DF4-465E-8288-C1C839022F7C}" type="pres">
      <dgm:prSet presAssocID="{65654DF0-2C1F-44A3-916B-0EF566E8D1FC}" presName="hierRoot2" presStyleCnt="0">
        <dgm:presLayoutVars>
          <dgm:hierBranch val="init"/>
        </dgm:presLayoutVars>
      </dgm:prSet>
      <dgm:spPr/>
    </dgm:pt>
    <dgm:pt modelId="{B9E76CCC-BA78-4E26-B266-BDD1432429C2}" type="pres">
      <dgm:prSet presAssocID="{65654DF0-2C1F-44A3-916B-0EF566E8D1FC}" presName="rootComposite" presStyleCnt="0"/>
      <dgm:spPr/>
    </dgm:pt>
    <dgm:pt modelId="{C7E4B9D0-8DF2-46DF-94C1-68CD6C1ACEFB}" type="pres">
      <dgm:prSet presAssocID="{65654DF0-2C1F-44A3-916B-0EF566E8D1FC}" presName="rootText" presStyleLbl="node3" presStyleIdx="12" presStyleCnt="13">
        <dgm:presLayoutVars>
          <dgm:chPref val="3"/>
        </dgm:presLayoutVars>
      </dgm:prSet>
      <dgm:spPr/>
    </dgm:pt>
    <dgm:pt modelId="{C71FB973-B655-41CA-A019-5B494E0334BD}" type="pres">
      <dgm:prSet presAssocID="{65654DF0-2C1F-44A3-916B-0EF566E8D1FC}" presName="rootConnector" presStyleLbl="node3" presStyleIdx="12" presStyleCnt="13"/>
      <dgm:spPr/>
    </dgm:pt>
    <dgm:pt modelId="{494B5864-679C-45EA-B4D4-B796B08B2914}" type="pres">
      <dgm:prSet presAssocID="{65654DF0-2C1F-44A3-916B-0EF566E8D1FC}" presName="hierChild4" presStyleCnt="0"/>
      <dgm:spPr/>
    </dgm:pt>
    <dgm:pt modelId="{928F3BCB-4546-4D17-9503-53BBDE50AA99}" type="pres">
      <dgm:prSet presAssocID="{65654DF0-2C1F-44A3-916B-0EF566E8D1FC}" presName="hierChild5" presStyleCnt="0"/>
      <dgm:spPr/>
    </dgm:pt>
    <dgm:pt modelId="{A994160A-4792-402A-ABC9-43122A48867A}" type="pres">
      <dgm:prSet presAssocID="{64F51F8F-FDA3-4B06-8E42-5038D0E8CE3D}" presName="hierChild5" presStyleCnt="0"/>
      <dgm:spPr/>
    </dgm:pt>
    <dgm:pt modelId="{70CE7F8C-5980-4866-99D3-78FF01D91C80}" type="pres">
      <dgm:prSet presAssocID="{BD97AF1F-355D-4367-8985-9ABC4A740EF4}" presName="hierChild3" presStyleCnt="0"/>
      <dgm:spPr/>
    </dgm:pt>
  </dgm:ptLst>
  <dgm:cxnLst>
    <dgm:cxn modelId="{C2480F03-3DC3-4F72-A66D-07E23F1BF2D7}" srcId="{64F51F8F-FDA3-4B06-8E42-5038D0E8CE3D}" destId="{804E642B-A491-457B-A840-A6799EBB8A34}" srcOrd="1" destOrd="0" parTransId="{258E7278-B8A7-4EF8-920F-31409C3DABEF}" sibTransId="{369E9019-64D5-47AB-9D88-FC1D1D8A9FE0}"/>
    <dgm:cxn modelId="{CA729103-B9DD-4CC5-AEA8-5677D1866AD5}" type="presOf" srcId="{5EFC0066-D030-48BC-AD1C-1BF3AAD3253F}" destId="{B3A7EE8D-6C91-44BA-9C49-9BBBC76FBF04}" srcOrd="1" destOrd="0" presId="urn:microsoft.com/office/officeart/2005/8/layout/orgChart1"/>
    <dgm:cxn modelId="{B8130404-85F5-409F-9149-571D80978551}" type="presOf" srcId="{595A93A2-2368-4867-8E00-35202C039CA7}" destId="{39786BF2-7C04-4C8E-83F2-352DC054A6DF}" srcOrd="0" destOrd="0" presId="urn:microsoft.com/office/officeart/2005/8/layout/orgChart1"/>
    <dgm:cxn modelId="{68B43605-6835-4228-A348-4532005E3EE2}" type="presOf" srcId="{1186DAA5-C922-47C4-A53A-0D36710516CB}" destId="{8795BFD7-88B3-4E76-BA66-6901BA5FFA68}" srcOrd="0" destOrd="0" presId="urn:microsoft.com/office/officeart/2005/8/layout/orgChart1"/>
    <dgm:cxn modelId="{3E364105-91CD-497A-A45D-A4D9CDEB2E4F}" srcId="{36E1D3A2-8853-45D3-AFEA-8D2C127FC67B}" destId="{595A93A2-2368-4867-8E00-35202C039CA7}" srcOrd="4" destOrd="0" parTransId="{267772E9-F6E0-4C5E-829A-1BD3474E3308}" sibTransId="{E2A3377C-F298-4BBB-BCD7-D4B2E36593A5}"/>
    <dgm:cxn modelId="{ABCA1108-3193-4F72-B5C7-AEC5CF5B9289}" srcId="{36E1D3A2-8853-45D3-AFEA-8D2C127FC67B}" destId="{99A63E55-6151-4DD0-9CF7-6803B0BAC048}" srcOrd="0" destOrd="0" parTransId="{48806A04-D90D-407B-A7B0-0322A7FF6DC3}" sibTransId="{E35561D1-D1DB-4B6C-9A01-876561584C67}"/>
    <dgm:cxn modelId="{440C1C0A-6A5C-4948-9914-866150FCABA5}" srcId="{64F51F8F-FDA3-4B06-8E42-5038D0E8CE3D}" destId="{522E0542-26EA-4BBE-A9AE-85207211E732}" srcOrd="0" destOrd="0" parTransId="{5E79739A-CC83-46C6-82A2-9B8C548E85B6}" sibTransId="{1111B733-2977-49D4-858E-46EAE918B7BB}"/>
    <dgm:cxn modelId="{05529211-15C8-4EB4-9597-1B01639D841E}" type="presOf" srcId="{258E7278-B8A7-4EF8-920F-31409C3DABEF}" destId="{8F53713F-5145-4DAC-8B6F-60095A5AB0CA}" srcOrd="0" destOrd="0" presId="urn:microsoft.com/office/officeart/2005/8/layout/orgChart1"/>
    <dgm:cxn modelId="{482C9015-A99A-4330-801C-3EC5F8575C0A}" srcId="{0A5979E4-4F7D-4164-B6A8-BCC8679843DD}" destId="{AF499422-23A9-4139-8B12-8C4C7A776468}" srcOrd="3" destOrd="0" parTransId="{35C64C34-4BA3-4577-B72E-C4B62B29C213}" sibTransId="{A081A9B6-919F-4B71-82E0-5E4C7BA78ADE}"/>
    <dgm:cxn modelId="{24F0021B-71A2-4E29-9078-5920416188D8}" type="presOf" srcId="{64F51F8F-FDA3-4B06-8E42-5038D0E8CE3D}" destId="{E01A4662-5595-435C-A491-F6C02B5D5ACF}" srcOrd="1" destOrd="0" presId="urn:microsoft.com/office/officeart/2005/8/layout/orgChart1"/>
    <dgm:cxn modelId="{9A499020-2A4A-46D3-9653-19C4CB36C1F5}" type="presOf" srcId="{64F51F8F-FDA3-4B06-8E42-5038D0E8CE3D}" destId="{719336C6-ACAC-438F-9186-0DABC387C6B9}" srcOrd="0" destOrd="0" presId="urn:microsoft.com/office/officeart/2005/8/layout/orgChart1"/>
    <dgm:cxn modelId="{5A35DF24-E0BB-4DE2-A6F5-E79287BDF1E1}" type="presOf" srcId="{B2BCC0CA-9DBE-4380-8B3F-37DEA6CD7532}" destId="{43393DCC-9C82-45BB-AF32-F3522291708D}" srcOrd="1" destOrd="0" presId="urn:microsoft.com/office/officeart/2005/8/layout/orgChart1"/>
    <dgm:cxn modelId="{649FFA25-0989-464D-A9DD-6AB4E0813528}" type="presOf" srcId="{BB0A6DC2-BC53-4BBC-9EBC-D1807B9FB20A}" destId="{B9BB75B8-E5A7-42D6-86CF-3E58F7983A39}" srcOrd="0" destOrd="0" presId="urn:microsoft.com/office/officeart/2005/8/layout/orgChart1"/>
    <dgm:cxn modelId="{E3114929-7F82-4839-AD7E-D6395C4EFE2A}" type="presOf" srcId="{AF499422-23A9-4139-8B12-8C4C7A776468}" destId="{921FAB1C-2263-459B-A45F-3B03621A1B8D}" srcOrd="1" destOrd="0" presId="urn:microsoft.com/office/officeart/2005/8/layout/orgChart1"/>
    <dgm:cxn modelId="{96CBC02E-9AF8-4BA8-AB83-1A461F1F1C25}" type="presOf" srcId="{AF499422-23A9-4139-8B12-8C4C7A776468}" destId="{EDC144D5-722C-4598-BA91-DE388DAFB6C9}" srcOrd="0" destOrd="0" presId="urn:microsoft.com/office/officeart/2005/8/layout/orgChart1"/>
    <dgm:cxn modelId="{42910235-FABB-46C9-A583-BCEAA197569D}" type="presOf" srcId="{4D584D28-B200-4D44-96D6-04C8122DAC74}" destId="{F768875E-64FE-4318-81E5-B5ACACFD229E}" srcOrd="1" destOrd="0" presId="urn:microsoft.com/office/officeart/2005/8/layout/orgChart1"/>
    <dgm:cxn modelId="{5EF3EC35-82B5-499D-893D-4B464B754310}" type="presOf" srcId="{20B12D0E-D849-4909-BFDA-6B56E454418D}" destId="{3A9BFC57-635B-4196-9B5C-0C5052E16501}" srcOrd="0" destOrd="0" presId="urn:microsoft.com/office/officeart/2005/8/layout/orgChart1"/>
    <dgm:cxn modelId="{EBB6443D-CB70-4F8E-885F-AD8924C89A8A}" type="presOf" srcId="{B7FC3C97-7A00-4880-8DFF-B33BF1F68913}" destId="{AEAF51D3-491F-44A7-AE44-83D299656358}" srcOrd="0" destOrd="0" presId="urn:microsoft.com/office/officeart/2005/8/layout/orgChart1"/>
    <dgm:cxn modelId="{9FB67D3D-97E7-4E5F-B638-A90F70216162}" type="presOf" srcId="{48806A04-D90D-407B-A7B0-0322A7FF6DC3}" destId="{B32C6BBF-33E8-476F-A2B5-162C910B4138}" srcOrd="0" destOrd="0" presId="urn:microsoft.com/office/officeart/2005/8/layout/orgChart1"/>
    <dgm:cxn modelId="{341B753E-290D-4E09-868F-0895A7698C74}" type="presOf" srcId="{836B10F3-872B-4740-A710-37CAB29EB5DD}" destId="{5B28ED46-15F2-4384-9873-2D5884575D2C}" srcOrd="1" destOrd="0" presId="urn:microsoft.com/office/officeart/2005/8/layout/orgChart1"/>
    <dgm:cxn modelId="{3B93F65D-0159-4C5B-B710-6BAEF35E5C67}" srcId="{64F51F8F-FDA3-4B06-8E42-5038D0E8CE3D}" destId="{65654DF0-2C1F-44A3-916B-0EF566E8D1FC}" srcOrd="3" destOrd="0" parTransId="{20B12D0E-D849-4909-BFDA-6B56E454418D}" sibTransId="{1ADFB007-51C2-4653-A3C6-E98C4A17DA5E}"/>
    <dgm:cxn modelId="{AB868B5E-110F-4FF3-A2EB-4C5EB470A1E3}" type="presOf" srcId="{B2BCC0CA-9DBE-4380-8B3F-37DEA6CD7532}" destId="{510158D6-77DD-40CC-85A2-B02E2611EC6B}" srcOrd="0" destOrd="0" presId="urn:microsoft.com/office/officeart/2005/8/layout/orgChart1"/>
    <dgm:cxn modelId="{14211042-B5E2-4D4B-9A64-CA224A60C22A}" type="presOf" srcId="{DAF03DA7-0658-4CF3-9F64-1D48AC59E49A}" destId="{622E3437-69B1-40ED-980D-32DD3AA6C978}" srcOrd="0" destOrd="0" presId="urn:microsoft.com/office/officeart/2005/8/layout/orgChart1"/>
    <dgm:cxn modelId="{552DA363-2B5C-4B8D-BE6B-EE42F0B71D80}" type="presOf" srcId="{36E1D3A2-8853-45D3-AFEA-8D2C127FC67B}" destId="{EDF254E6-772F-46F0-A554-F7F9FE1406F9}" srcOrd="0" destOrd="0" presId="urn:microsoft.com/office/officeart/2005/8/layout/orgChart1"/>
    <dgm:cxn modelId="{5B273065-92C5-4B86-B30F-D0E4E17A8246}" srcId="{BD97AF1F-355D-4367-8985-9ABC4A740EF4}" destId="{64F51F8F-FDA3-4B06-8E42-5038D0E8CE3D}" srcOrd="2" destOrd="0" parTransId="{8AD1EE75-B404-41B7-977C-8851CFD46C6C}" sibTransId="{B85CB1C0-5A8E-4F5E-9669-94E5D5328315}"/>
    <dgm:cxn modelId="{032FD065-A60C-4C38-B872-E78F2DFC87FC}" type="presOf" srcId="{4D584D28-B200-4D44-96D6-04C8122DAC74}" destId="{C06E7355-E3E4-4DB4-A941-2FBC680184AE}" srcOrd="0" destOrd="0" presId="urn:microsoft.com/office/officeart/2005/8/layout/orgChart1"/>
    <dgm:cxn modelId="{5BD0D76A-07F3-473A-B9FD-2BE4FBE62C15}" srcId="{0A5979E4-4F7D-4164-B6A8-BCC8679843DD}" destId="{B2BCC0CA-9DBE-4380-8B3F-37DEA6CD7532}" srcOrd="1" destOrd="0" parTransId="{C7E034EB-4841-4771-BB6B-7304BFAC6C3A}" sibTransId="{FC2A549A-7B7F-47F3-94D4-C8AD1B203E5E}"/>
    <dgm:cxn modelId="{11DEEF4B-5C2C-4C2D-9209-7206519E494E}" type="presOf" srcId="{D4C788CF-E84F-41D6-86A6-104A84F25E4F}" destId="{00086F5A-BE29-49A2-9C43-D1F64FFD63CD}" srcOrd="0" destOrd="0" presId="urn:microsoft.com/office/officeart/2005/8/layout/orgChart1"/>
    <dgm:cxn modelId="{EA7D4F6D-E328-4487-AC8C-F378D8A9076A}" type="presOf" srcId="{01BE3DBC-D2D3-4E77-863F-069FD5505176}" destId="{DDB396D1-F420-454D-ABE9-BBAD72F7BEA1}" srcOrd="0" destOrd="0" presId="urn:microsoft.com/office/officeart/2005/8/layout/orgChart1"/>
    <dgm:cxn modelId="{45776E6E-BB8C-4FCD-BA5F-2E13C72E8A5A}" type="presOf" srcId="{65654DF0-2C1F-44A3-916B-0EF566E8D1FC}" destId="{C71FB973-B655-41CA-A019-5B494E0334BD}" srcOrd="1" destOrd="0" presId="urn:microsoft.com/office/officeart/2005/8/layout/orgChart1"/>
    <dgm:cxn modelId="{20DABA6E-C01C-4E04-ABAA-69DD1BF54F6B}" type="presOf" srcId="{804E642B-A491-457B-A840-A6799EBB8A34}" destId="{7B69FBA2-F09E-4C06-84A9-D9BD22E42E8E}" srcOrd="0" destOrd="0" presId="urn:microsoft.com/office/officeart/2005/8/layout/orgChart1"/>
    <dgm:cxn modelId="{BAA30770-F5C9-4229-9FA9-91A1D1827300}" type="presOf" srcId="{267772E9-F6E0-4C5E-829A-1BD3474E3308}" destId="{7BA83867-D47C-4754-8027-DCFD42D826F0}" srcOrd="0" destOrd="0" presId="urn:microsoft.com/office/officeart/2005/8/layout/orgChart1"/>
    <dgm:cxn modelId="{EC1ED250-CA5B-4F15-BCE9-54C48542B987}" srcId="{DAF03DA7-0658-4CF3-9F64-1D48AC59E49A}" destId="{BD97AF1F-355D-4367-8985-9ABC4A740EF4}" srcOrd="0" destOrd="0" parTransId="{5C83CC42-8C8A-4669-A946-D460A02DB131}" sibTransId="{03079AEC-5EEA-4658-8D6D-E96DF570F0BE}"/>
    <dgm:cxn modelId="{87FFD475-FA15-4F0E-8598-0F86445360C1}" type="presOf" srcId="{836B10F3-872B-4740-A710-37CAB29EB5DD}" destId="{64DA6341-64C4-45DA-B455-92DD1AC1826A}" srcOrd="0" destOrd="0" presId="urn:microsoft.com/office/officeart/2005/8/layout/orgChart1"/>
    <dgm:cxn modelId="{0D78FC76-E923-4DEB-8494-04917A8BCFBA}" srcId="{BD97AF1F-355D-4367-8985-9ABC4A740EF4}" destId="{0A5979E4-4F7D-4164-B6A8-BCC8679843DD}" srcOrd="0" destOrd="0" parTransId="{BB0A6DC2-BC53-4BBC-9EBC-D1807B9FB20A}" sibTransId="{9D2A70FB-E0BA-40F3-B8D6-F54E4560A882}"/>
    <dgm:cxn modelId="{399E4159-9484-4C35-92B2-C8D9EEDAFA1B}" type="presOf" srcId="{935CAC7B-8995-4ABA-AE9D-03EA192926E4}" destId="{2A509ACA-F3A0-42ED-94DF-C1D73A575395}" srcOrd="0" destOrd="0" presId="urn:microsoft.com/office/officeart/2005/8/layout/orgChart1"/>
    <dgm:cxn modelId="{DD8DF97A-77FF-4069-A46D-5C2C5A748BE5}" type="presOf" srcId="{5790698E-0AEF-4D00-B9CE-10E38F5B4055}" destId="{35B6C0B9-A2C4-4AA5-BDD6-0780E505A5FF}" srcOrd="1" destOrd="0" presId="urn:microsoft.com/office/officeart/2005/8/layout/orgChart1"/>
    <dgm:cxn modelId="{48F53F7E-A2FE-40DF-9C27-B36720D77B82}" type="presOf" srcId="{36E1D3A2-8853-45D3-AFEA-8D2C127FC67B}" destId="{D471F1F7-761A-467C-8FFB-BE76B11A0FBF}" srcOrd="1" destOrd="0" presId="urn:microsoft.com/office/officeart/2005/8/layout/orgChart1"/>
    <dgm:cxn modelId="{D9041F89-6946-48EA-A7DF-2AE33B5C5B22}" type="presOf" srcId="{595A93A2-2368-4867-8E00-35202C039CA7}" destId="{642F7DA1-D304-42FA-AE2D-15B81CB6BFA7}" srcOrd="1" destOrd="0" presId="urn:microsoft.com/office/officeart/2005/8/layout/orgChart1"/>
    <dgm:cxn modelId="{F0CE9E8A-0890-416A-A9CB-E09BBD562A21}" type="presOf" srcId="{35C64C34-4BA3-4577-B72E-C4B62B29C213}" destId="{88F9E150-6672-48AA-8983-41BE2AD30AF4}" srcOrd="0" destOrd="0" presId="urn:microsoft.com/office/officeart/2005/8/layout/orgChart1"/>
    <dgm:cxn modelId="{73A6648D-9414-4B7E-B9EE-0A6F4CC93EAB}" type="presOf" srcId="{CE328622-FED7-4836-9DDD-DA5A455B7F04}" destId="{0E6C581A-25B7-4D05-B16E-BDC60C5B7B77}" srcOrd="0" destOrd="0" presId="urn:microsoft.com/office/officeart/2005/8/layout/orgChart1"/>
    <dgm:cxn modelId="{642E5E8F-F882-408B-A7D9-655B4BFC2EFF}" srcId="{36E1D3A2-8853-45D3-AFEA-8D2C127FC67B}" destId="{5790698E-0AEF-4D00-B9CE-10E38F5B4055}" srcOrd="2" destOrd="0" parTransId="{1186DAA5-C922-47C4-A53A-0D36710516CB}" sibTransId="{A725EDD4-06C2-4EB0-BDBC-4F7967ADCE73}"/>
    <dgm:cxn modelId="{24534193-39D1-4973-9558-995A509940AF}" type="presOf" srcId="{5790698E-0AEF-4D00-B9CE-10E38F5B4055}" destId="{AD3A3161-79FE-4BEB-9078-1F2530229832}" srcOrd="0" destOrd="0" presId="urn:microsoft.com/office/officeart/2005/8/layout/orgChart1"/>
    <dgm:cxn modelId="{82C44996-DC7A-491B-8593-4CCD1705E66C}" type="presOf" srcId="{99A63E55-6151-4DD0-9CF7-6803B0BAC048}" destId="{EEEF611C-18F2-4516-8FAE-1E58E00F3A58}" srcOrd="0" destOrd="0" presId="urn:microsoft.com/office/officeart/2005/8/layout/orgChart1"/>
    <dgm:cxn modelId="{EA4A2197-B19E-478F-966C-28AE430F9B27}" type="presOf" srcId="{C7E034EB-4841-4771-BB6B-7304BFAC6C3A}" destId="{E8C1636D-0608-4028-93FA-E52B6E59858D}" srcOrd="0" destOrd="0" presId="urn:microsoft.com/office/officeart/2005/8/layout/orgChart1"/>
    <dgm:cxn modelId="{7D003A97-CA58-47A9-9BFC-82072E045FA5}" type="presOf" srcId="{BD97AF1F-355D-4367-8985-9ABC4A740EF4}" destId="{267546A1-AEA5-4DA6-9CDA-5AF62EBE8B28}" srcOrd="0" destOrd="0" presId="urn:microsoft.com/office/officeart/2005/8/layout/orgChart1"/>
    <dgm:cxn modelId="{A091929C-01BC-4AA6-9EC6-04CEF80B84CA}" type="presOf" srcId="{B7FC3C97-7A00-4880-8DFF-B33BF1F68913}" destId="{EE13C5C6-80E2-41F7-8F0F-D871DBA28EB2}" srcOrd="1" destOrd="0" presId="urn:microsoft.com/office/officeart/2005/8/layout/orgChart1"/>
    <dgm:cxn modelId="{05DF769D-29EC-44FC-AA57-6375306BD78E}" srcId="{0A5979E4-4F7D-4164-B6A8-BCC8679843DD}" destId="{836B10F3-872B-4740-A710-37CAB29EB5DD}" srcOrd="2" destOrd="0" parTransId="{01BE3DBC-D2D3-4E77-863F-069FD5505176}" sibTransId="{0678B718-CB61-45A4-A513-A90249B77979}"/>
    <dgm:cxn modelId="{452057A8-BAAC-4A2D-A80D-9F9310AAD86C}" type="presOf" srcId="{522E0542-26EA-4BBE-A9AE-85207211E732}" destId="{010580C2-73BB-452A-907F-903945841D9C}" srcOrd="1" destOrd="0" presId="urn:microsoft.com/office/officeart/2005/8/layout/orgChart1"/>
    <dgm:cxn modelId="{6BF3EAAD-46D6-476F-A7FA-13810D725557}" type="presOf" srcId="{BD97AF1F-355D-4367-8985-9ABC4A740EF4}" destId="{96D81B7C-F150-46E7-A993-A6B92837EB77}" srcOrd="1" destOrd="0" presId="urn:microsoft.com/office/officeart/2005/8/layout/orgChart1"/>
    <dgm:cxn modelId="{B5636CB8-AAFA-40EB-AC43-47DAB1B42547}" srcId="{64F51F8F-FDA3-4B06-8E42-5038D0E8CE3D}" destId="{4D584D28-B200-4D44-96D6-04C8122DAC74}" srcOrd="2" destOrd="0" parTransId="{9F7105B7-A39E-4FEF-B623-3A75B482EA28}" sibTransId="{4DCD6FDD-349E-4671-9C3D-7B1E7F6CBD5F}"/>
    <dgm:cxn modelId="{E7A1EFBA-C83E-47C5-8F19-E362AC7A9B94}" type="presOf" srcId="{70C1B4F5-2DEC-4FFE-B42C-40560910133F}" destId="{C5446B98-90B5-4C90-AED0-2303A361AE24}" srcOrd="0" destOrd="0" presId="urn:microsoft.com/office/officeart/2005/8/layout/orgChart1"/>
    <dgm:cxn modelId="{FE2DDBBB-211F-4161-9700-828D4BD16742}" type="presOf" srcId="{65654DF0-2C1F-44A3-916B-0EF566E8D1FC}" destId="{C7E4B9D0-8DF2-46DF-94C1-68CD6C1ACEFB}" srcOrd="0" destOrd="0" presId="urn:microsoft.com/office/officeart/2005/8/layout/orgChart1"/>
    <dgm:cxn modelId="{B48EB0BF-D1B9-477A-BB3C-F026C34E9D36}" srcId="{BD97AF1F-355D-4367-8985-9ABC4A740EF4}" destId="{36E1D3A2-8853-45D3-AFEA-8D2C127FC67B}" srcOrd="1" destOrd="0" parTransId="{70C1B4F5-2DEC-4FFE-B42C-40560910133F}" sibTransId="{126FB3EB-309C-4051-9925-178E6EECDEF5}"/>
    <dgm:cxn modelId="{537589C4-4DEE-4ADD-9777-EB214C9C49CA}" type="presOf" srcId="{5E79739A-CC83-46C6-82A2-9B8C548E85B6}" destId="{20A213FE-249F-4FD1-9EB5-5FD90E4D5E9D}" srcOrd="0" destOrd="0" presId="urn:microsoft.com/office/officeart/2005/8/layout/orgChart1"/>
    <dgm:cxn modelId="{53EC95C4-FF1F-42D5-999A-28AEA5DD05BE}" srcId="{36E1D3A2-8853-45D3-AFEA-8D2C127FC67B}" destId="{B7FC3C97-7A00-4880-8DFF-B33BF1F68913}" srcOrd="1" destOrd="0" parTransId="{935CAC7B-8995-4ABA-AE9D-03EA192926E4}" sibTransId="{22ABF4B0-7844-4F6C-927A-73A7E4EA3666}"/>
    <dgm:cxn modelId="{F6DECBC6-2AA7-41FB-9708-6C4A3A42E113}" type="presOf" srcId="{0A5979E4-4F7D-4164-B6A8-BCC8679843DD}" destId="{CA29372C-674C-4A82-8C9F-D4A4AA5AED09}" srcOrd="0" destOrd="0" presId="urn:microsoft.com/office/officeart/2005/8/layout/orgChart1"/>
    <dgm:cxn modelId="{8A5466CA-F07B-42F9-B411-556E41E35E0E}" type="presOf" srcId="{522E0542-26EA-4BBE-A9AE-85207211E732}" destId="{8FD955F9-9CA8-4019-B9B3-785DE2179EF0}" srcOrd="0" destOrd="0" presId="urn:microsoft.com/office/officeart/2005/8/layout/orgChart1"/>
    <dgm:cxn modelId="{5E3C75D3-573C-441C-A4ED-C8180C001B2B}" type="presOf" srcId="{9F7105B7-A39E-4FEF-B623-3A75B482EA28}" destId="{D65CDC58-E43F-4B44-BD15-24766F6E2753}" srcOrd="0" destOrd="0" presId="urn:microsoft.com/office/officeart/2005/8/layout/orgChart1"/>
    <dgm:cxn modelId="{346D6DD6-F2BB-4B35-84D5-3ABE946923CF}" type="presOf" srcId="{99A63E55-6151-4DD0-9CF7-6803B0BAC048}" destId="{5922EC2D-D672-4984-8044-06B7719DF347}" srcOrd="1" destOrd="0" presId="urn:microsoft.com/office/officeart/2005/8/layout/orgChart1"/>
    <dgm:cxn modelId="{85F5BFD9-D664-457E-AC9C-7E5E0ABD8FD0}" type="presOf" srcId="{8AD1EE75-B404-41B7-977C-8851CFD46C6C}" destId="{F7FC73FD-A45D-4560-8354-D2C556A801A9}" srcOrd="0" destOrd="0" presId="urn:microsoft.com/office/officeart/2005/8/layout/orgChart1"/>
    <dgm:cxn modelId="{1EB0F9DC-66E3-444C-A4EC-BEE8E2DC7CE2}" srcId="{0A5979E4-4F7D-4164-B6A8-BCC8679843DD}" destId="{5EFC0066-D030-48BC-AD1C-1BF3AAD3253F}" srcOrd="0" destOrd="0" parTransId="{CE328622-FED7-4836-9DDD-DA5A455B7F04}" sibTransId="{9E1F0D89-C700-444B-BAD4-63166032DC0C}"/>
    <dgm:cxn modelId="{4BCEFCE3-FDD7-4019-A4F6-0E13EBDEC391}" type="presOf" srcId="{804E642B-A491-457B-A840-A6799EBB8A34}" destId="{297DC600-EACF-4047-BFE8-18A70F060B4A}" srcOrd="1" destOrd="0" presId="urn:microsoft.com/office/officeart/2005/8/layout/orgChart1"/>
    <dgm:cxn modelId="{0484C3EF-E88A-49B7-ADD2-A4D65637C529}" type="presOf" srcId="{4464C2F7-7B15-4D2F-8EBE-6A9307D52AED}" destId="{A28580DB-85DB-4BAF-9F06-B6C36B45B8B4}" srcOrd="1" destOrd="0" presId="urn:microsoft.com/office/officeart/2005/8/layout/orgChart1"/>
    <dgm:cxn modelId="{506C87F1-2092-4C2B-BABE-2212C2189AC5}" type="presOf" srcId="{5EFC0066-D030-48BC-AD1C-1BF3AAD3253F}" destId="{4DFD2F29-BE48-4372-8B2B-6C5A2C0F27EC}" srcOrd="0" destOrd="0" presId="urn:microsoft.com/office/officeart/2005/8/layout/orgChart1"/>
    <dgm:cxn modelId="{781FD5F1-4A71-47DB-A186-E23C68A48F1D}" type="presOf" srcId="{0A5979E4-4F7D-4164-B6A8-BCC8679843DD}" destId="{3A105182-C136-4EED-8351-7C89D5567DB7}" srcOrd="1" destOrd="0" presId="urn:microsoft.com/office/officeart/2005/8/layout/orgChart1"/>
    <dgm:cxn modelId="{D69690F7-1261-4679-8C0F-10B928EEEE76}" srcId="{36E1D3A2-8853-45D3-AFEA-8D2C127FC67B}" destId="{4464C2F7-7B15-4D2F-8EBE-6A9307D52AED}" srcOrd="3" destOrd="0" parTransId="{D4C788CF-E84F-41D6-86A6-104A84F25E4F}" sibTransId="{548CC626-F348-4973-B936-A15A9C3A42A6}"/>
    <dgm:cxn modelId="{7E1021F8-D9F7-4B20-A71D-0FB176A8D320}" type="presOf" srcId="{4464C2F7-7B15-4D2F-8EBE-6A9307D52AED}" destId="{C195AF7F-3A4C-4148-A02C-B140BFD57F1F}" srcOrd="0" destOrd="0" presId="urn:microsoft.com/office/officeart/2005/8/layout/orgChart1"/>
    <dgm:cxn modelId="{9CBBCCCB-47D8-4801-B84C-4BE045C91E3B}" type="presParOf" srcId="{622E3437-69B1-40ED-980D-32DD3AA6C978}" destId="{4934D550-74C0-4ADA-8C7F-0ABE1307A5F0}" srcOrd="0" destOrd="0" presId="urn:microsoft.com/office/officeart/2005/8/layout/orgChart1"/>
    <dgm:cxn modelId="{4790F410-0B12-43E4-92BA-CE7E19D125BC}" type="presParOf" srcId="{4934D550-74C0-4ADA-8C7F-0ABE1307A5F0}" destId="{F181867E-66DD-41CA-A7BB-DDC0153320A6}" srcOrd="0" destOrd="0" presId="urn:microsoft.com/office/officeart/2005/8/layout/orgChart1"/>
    <dgm:cxn modelId="{9B7263DF-A551-4F96-AB0D-71ABE448AA39}" type="presParOf" srcId="{F181867E-66DD-41CA-A7BB-DDC0153320A6}" destId="{267546A1-AEA5-4DA6-9CDA-5AF62EBE8B28}" srcOrd="0" destOrd="0" presId="urn:microsoft.com/office/officeart/2005/8/layout/orgChart1"/>
    <dgm:cxn modelId="{A3CA88C1-6627-47FF-8F95-281C90DD9276}" type="presParOf" srcId="{F181867E-66DD-41CA-A7BB-DDC0153320A6}" destId="{96D81B7C-F150-46E7-A993-A6B92837EB77}" srcOrd="1" destOrd="0" presId="urn:microsoft.com/office/officeart/2005/8/layout/orgChart1"/>
    <dgm:cxn modelId="{66398853-04BF-47F8-8C55-EA1AF2E54B5E}" type="presParOf" srcId="{4934D550-74C0-4ADA-8C7F-0ABE1307A5F0}" destId="{C83CB55A-343D-4896-8CF5-7AB4B199E3BE}" srcOrd="1" destOrd="0" presId="urn:microsoft.com/office/officeart/2005/8/layout/orgChart1"/>
    <dgm:cxn modelId="{B844A5B2-B9AF-4064-8A80-19F96B2AC11C}" type="presParOf" srcId="{C83CB55A-343D-4896-8CF5-7AB4B199E3BE}" destId="{B9BB75B8-E5A7-42D6-86CF-3E58F7983A39}" srcOrd="0" destOrd="0" presId="urn:microsoft.com/office/officeart/2005/8/layout/orgChart1"/>
    <dgm:cxn modelId="{B05376A2-6742-4363-899A-1AC87F9D02CE}" type="presParOf" srcId="{C83CB55A-343D-4896-8CF5-7AB4B199E3BE}" destId="{52F6BE28-1C93-44D4-BDFE-B21E5918218B}" srcOrd="1" destOrd="0" presId="urn:microsoft.com/office/officeart/2005/8/layout/orgChart1"/>
    <dgm:cxn modelId="{B615CE15-0021-4DEB-BC24-E13F69E66D3A}" type="presParOf" srcId="{52F6BE28-1C93-44D4-BDFE-B21E5918218B}" destId="{5AFBD8FE-BCAD-4E43-8099-135B62FAC24C}" srcOrd="0" destOrd="0" presId="urn:microsoft.com/office/officeart/2005/8/layout/orgChart1"/>
    <dgm:cxn modelId="{E934443E-96D6-42C8-BC55-BB260152DFB8}" type="presParOf" srcId="{5AFBD8FE-BCAD-4E43-8099-135B62FAC24C}" destId="{CA29372C-674C-4A82-8C9F-D4A4AA5AED09}" srcOrd="0" destOrd="0" presId="urn:microsoft.com/office/officeart/2005/8/layout/orgChart1"/>
    <dgm:cxn modelId="{E464B01F-EE21-44AD-80A3-52172EC2B468}" type="presParOf" srcId="{5AFBD8FE-BCAD-4E43-8099-135B62FAC24C}" destId="{3A105182-C136-4EED-8351-7C89D5567DB7}" srcOrd="1" destOrd="0" presId="urn:microsoft.com/office/officeart/2005/8/layout/orgChart1"/>
    <dgm:cxn modelId="{BB6DA414-6036-4499-A3C2-8FE35797D03B}" type="presParOf" srcId="{52F6BE28-1C93-44D4-BDFE-B21E5918218B}" destId="{D3BF3D4E-EAF4-4AA5-8297-680F55452A18}" srcOrd="1" destOrd="0" presId="urn:microsoft.com/office/officeart/2005/8/layout/orgChart1"/>
    <dgm:cxn modelId="{D7E0ADD3-ACB3-4FB2-9C96-F7BE6651DDD4}" type="presParOf" srcId="{D3BF3D4E-EAF4-4AA5-8297-680F55452A18}" destId="{0E6C581A-25B7-4D05-B16E-BDC60C5B7B77}" srcOrd="0" destOrd="0" presId="urn:microsoft.com/office/officeart/2005/8/layout/orgChart1"/>
    <dgm:cxn modelId="{5B0E65EB-5B2A-4439-8B11-4701192DCCCB}" type="presParOf" srcId="{D3BF3D4E-EAF4-4AA5-8297-680F55452A18}" destId="{6097436C-4746-4FD1-8D36-3DD925A3BAC6}" srcOrd="1" destOrd="0" presId="urn:microsoft.com/office/officeart/2005/8/layout/orgChart1"/>
    <dgm:cxn modelId="{DF1E496D-1343-4D0A-B5B0-4A134CE7D60D}" type="presParOf" srcId="{6097436C-4746-4FD1-8D36-3DD925A3BAC6}" destId="{6A7E1EC1-F30F-4F1F-BFC5-9D092C126F0F}" srcOrd="0" destOrd="0" presId="urn:microsoft.com/office/officeart/2005/8/layout/orgChart1"/>
    <dgm:cxn modelId="{1DC0BC61-3BD8-40B9-8108-FEB7F3386623}" type="presParOf" srcId="{6A7E1EC1-F30F-4F1F-BFC5-9D092C126F0F}" destId="{4DFD2F29-BE48-4372-8B2B-6C5A2C0F27EC}" srcOrd="0" destOrd="0" presId="urn:microsoft.com/office/officeart/2005/8/layout/orgChart1"/>
    <dgm:cxn modelId="{4E3F3285-5134-411B-B0C0-88358A14BB2F}" type="presParOf" srcId="{6A7E1EC1-F30F-4F1F-BFC5-9D092C126F0F}" destId="{B3A7EE8D-6C91-44BA-9C49-9BBBC76FBF04}" srcOrd="1" destOrd="0" presId="urn:microsoft.com/office/officeart/2005/8/layout/orgChart1"/>
    <dgm:cxn modelId="{E06CE527-C9C8-4B23-A632-6D6D94D9454D}" type="presParOf" srcId="{6097436C-4746-4FD1-8D36-3DD925A3BAC6}" destId="{493F0C77-4C07-419A-BC4E-3C12F27C1C92}" srcOrd="1" destOrd="0" presId="urn:microsoft.com/office/officeart/2005/8/layout/orgChart1"/>
    <dgm:cxn modelId="{F9085892-2765-4AB1-866B-F714571A94A5}" type="presParOf" srcId="{6097436C-4746-4FD1-8D36-3DD925A3BAC6}" destId="{F7E7526E-BB9F-4BD0-8BAE-6660D3884F39}" srcOrd="2" destOrd="0" presId="urn:microsoft.com/office/officeart/2005/8/layout/orgChart1"/>
    <dgm:cxn modelId="{452F1B54-10D0-46D1-ABF3-9E549A024132}" type="presParOf" srcId="{D3BF3D4E-EAF4-4AA5-8297-680F55452A18}" destId="{E8C1636D-0608-4028-93FA-E52B6E59858D}" srcOrd="2" destOrd="0" presId="urn:microsoft.com/office/officeart/2005/8/layout/orgChart1"/>
    <dgm:cxn modelId="{1A7F6068-34DA-4EEF-87FF-89A024BB4D5E}" type="presParOf" srcId="{D3BF3D4E-EAF4-4AA5-8297-680F55452A18}" destId="{FC106BCD-CBCB-43C2-96CE-6F4BFECE5816}" srcOrd="3" destOrd="0" presId="urn:microsoft.com/office/officeart/2005/8/layout/orgChart1"/>
    <dgm:cxn modelId="{86390ACF-98D3-4DED-8653-E5B4CBB62E52}" type="presParOf" srcId="{FC106BCD-CBCB-43C2-96CE-6F4BFECE5816}" destId="{BD648B6E-0801-4063-977E-E45F1D93B999}" srcOrd="0" destOrd="0" presId="urn:microsoft.com/office/officeart/2005/8/layout/orgChart1"/>
    <dgm:cxn modelId="{C630C31E-44CB-4CCE-B54B-84F93172D797}" type="presParOf" srcId="{BD648B6E-0801-4063-977E-E45F1D93B999}" destId="{510158D6-77DD-40CC-85A2-B02E2611EC6B}" srcOrd="0" destOrd="0" presId="urn:microsoft.com/office/officeart/2005/8/layout/orgChart1"/>
    <dgm:cxn modelId="{BD387A7E-9BEF-439F-8498-6E77D4388F78}" type="presParOf" srcId="{BD648B6E-0801-4063-977E-E45F1D93B999}" destId="{43393DCC-9C82-45BB-AF32-F3522291708D}" srcOrd="1" destOrd="0" presId="urn:microsoft.com/office/officeart/2005/8/layout/orgChart1"/>
    <dgm:cxn modelId="{35229507-91FC-4CFE-8FC4-0F444278E086}" type="presParOf" srcId="{FC106BCD-CBCB-43C2-96CE-6F4BFECE5816}" destId="{1CD61A2F-B830-4DF0-81B0-79A636377E85}" srcOrd="1" destOrd="0" presId="urn:microsoft.com/office/officeart/2005/8/layout/orgChart1"/>
    <dgm:cxn modelId="{95ABA993-6766-4E59-B57D-12B73E0EA20E}" type="presParOf" srcId="{FC106BCD-CBCB-43C2-96CE-6F4BFECE5816}" destId="{AB8F8827-56A5-41DF-A103-EA330E00AAB1}" srcOrd="2" destOrd="0" presId="urn:microsoft.com/office/officeart/2005/8/layout/orgChart1"/>
    <dgm:cxn modelId="{B7EF3B0A-7F5A-4E1F-855B-A14A2DF21F1D}" type="presParOf" srcId="{D3BF3D4E-EAF4-4AA5-8297-680F55452A18}" destId="{DDB396D1-F420-454D-ABE9-BBAD72F7BEA1}" srcOrd="4" destOrd="0" presId="urn:microsoft.com/office/officeart/2005/8/layout/orgChart1"/>
    <dgm:cxn modelId="{58953BAB-9C1B-45A4-9CE0-632CE379F8C1}" type="presParOf" srcId="{D3BF3D4E-EAF4-4AA5-8297-680F55452A18}" destId="{BA92EA1D-E00D-42F5-B3F8-6FF8F3D38CDA}" srcOrd="5" destOrd="0" presId="urn:microsoft.com/office/officeart/2005/8/layout/orgChart1"/>
    <dgm:cxn modelId="{CF07102F-4F5E-4AF1-8C91-C665AFC257BF}" type="presParOf" srcId="{BA92EA1D-E00D-42F5-B3F8-6FF8F3D38CDA}" destId="{984403FF-84B3-46DA-BD0B-6DAE0F2A67F6}" srcOrd="0" destOrd="0" presId="urn:microsoft.com/office/officeart/2005/8/layout/orgChart1"/>
    <dgm:cxn modelId="{D194ECB0-079E-4B22-ABE8-8F869A1393C8}" type="presParOf" srcId="{984403FF-84B3-46DA-BD0B-6DAE0F2A67F6}" destId="{64DA6341-64C4-45DA-B455-92DD1AC1826A}" srcOrd="0" destOrd="0" presId="urn:microsoft.com/office/officeart/2005/8/layout/orgChart1"/>
    <dgm:cxn modelId="{8B772635-4F13-4153-BC06-E21125D5C4A7}" type="presParOf" srcId="{984403FF-84B3-46DA-BD0B-6DAE0F2A67F6}" destId="{5B28ED46-15F2-4384-9873-2D5884575D2C}" srcOrd="1" destOrd="0" presId="urn:microsoft.com/office/officeart/2005/8/layout/orgChart1"/>
    <dgm:cxn modelId="{96296813-6803-4905-BEE5-D3C02ECCFFF9}" type="presParOf" srcId="{BA92EA1D-E00D-42F5-B3F8-6FF8F3D38CDA}" destId="{DAB276C1-4811-4CB5-BAE5-9A6AFFF78ACA}" srcOrd="1" destOrd="0" presId="urn:microsoft.com/office/officeart/2005/8/layout/orgChart1"/>
    <dgm:cxn modelId="{3EB5FC5A-752B-43F0-9349-7B43CE08FE42}" type="presParOf" srcId="{BA92EA1D-E00D-42F5-B3F8-6FF8F3D38CDA}" destId="{21345F8A-AF01-4E77-8817-92DB29E5D3CA}" srcOrd="2" destOrd="0" presId="urn:microsoft.com/office/officeart/2005/8/layout/orgChart1"/>
    <dgm:cxn modelId="{F44FAD60-07BC-4BAA-8AF4-DA91AB997CB7}" type="presParOf" srcId="{D3BF3D4E-EAF4-4AA5-8297-680F55452A18}" destId="{88F9E150-6672-48AA-8983-41BE2AD30AF4}" srcOrd="6" destOrd="0" presId="urn:microsoft.com/office/officeart/2005/8/layout/orgChart1"/>
    <dgm:cxn modelId="{B9667268-A096-4BD5-B9BF-24ED4AA414D2}" type="presParOf" srcId="{D3BF3D4E-EAF4-4AA5-8297-680F55452A18}" destId="{1358EFD3-D9E9-455D-AA8B-0EB9AB076D7E}" srcOrd="7" destOrd="0" presId="urn:microsoft.com/office/officeart/2005/8/layout/orgChart1"/>
    <dgm:cxn modelId="{3EE35164-06F2-45E7-8D79-EF3C12097334}" type="presParOf" srcId="{1358EFD3-D9E9-455D-AA8B-0EB9AB076D7E}" destId="{46260995-1BB7-46D4-99FD-28248CBB00AB}" srcOrd="0" destOrd="0" presId="urn:microsoft.com/office/officeart/2005/8/layout/orgChart1"/>
    <dgm:cxn modelId="{9D53C3A3-073E-4D54-B4CF-E4577BC09EBD}" type="presParOf" srcId="{46260995-1BB7-46D4-99FD-28248CBB00AB}" destId="{EDC144D5-722C-4598-BA91-DE388DAFB6C9}" srcOrd="0" destOrd="0" presId="urn:microsoft.com/office/officeart/2005/8/layout/orgChart1"/>
    <dgm:cxn modelId="{3B618C74-2EBA-439D-A4E2-508B430EC5A5}" type="presParOf" srcId="{46260995-1BB7-46D4-99FD-28248CBB00AB}" destId="{921FAB1C-2263-459B-A45F-3B03621A1B8D}" srcOrd="1" destOrd="0" presId="urn:microsoft.com/office/officeart/2005/8/layout/orgChart1"/>
    <dgm:cxn modelId="{1CFF323C-F567-44C8-B6A0-314E7AC2C7D9}" type="presParOf" srcId="{1358EFD3-D9E9-455D-AA8B-0EB9AB076D7E}" destId="{8FEB93CD-BA54-49E4-88ED-FFF526F1E2AF}" srcOrd="1" destOrd="0" presId="urn:microsoft.com/office/officeart/2005/8/layout/orgChart1"/>
    <dgm:cxn modelId="{ACCFA147-9761-451A-AF07-6DDB9B0E5A48}" type="presParOf" srcId="{1358EFD3-D9E9-455D-AA8B-0EB9AB076D7E}" destId="{94BAF4C0-2ED1-4194-9CB0-A53F4C1930C6}" srcOrd="2" destOrd="0" presId="urn:microsoft.com/office/officeart/2005/8/layout/orgChart1"/>
    <dgm:cxn modelId="{F77A23AB-0FC6-4B70-9509-87CBC7A324FE}" type="presParOf" srcId="{52F6BE28-1C93-44D4-BDFE-B21E5918218B}" destId="{931AC44D-3233-48DB-BFE0-89ADF3BB62AC}" srcOrd="2" destOrd="0" presId="urn:microsoft.com/office/officeart/2005/8/layout/orgChart1"/>
    <dgm:cxn modelId="{5F748712-2EFA-4340-8FFB-C768523AF42F}" type="presParOf" srcId="{C83CB55A-343D-4896-8CF5-7AB4B199E3BE}" destId="{C5446B98-90B5-4C90-AED0-2303A361AE24}" srcOrd="2" destOrd="0" presId="urn:microsoft.com/office/officeart/2005/8/layout/orgChart1"/>
    <dgm:cxn modelId="{EB96D148-F387-4D79-9675-A1DAA221F50A}" type="presParOf" srcId="{C83CB55A-343D-4896-8CF5-7AB4B199E3BE}" destId="{C3877ABD-9E22-49D3-8305-2C85E2534AD8}" srcOrd="3" destOrd="0" presId="urn:microsoft.com/office/officeart/2005/8/layout/orgChart1"/>
    <dgm:cxn modelId="{06004AD4-470F-4A2A-AC49-E17CB641BE7B}" type="presParOf" srcId="{C3877ABD-9E22-49D3-8305-2C85E2534AD8}" destId="{C931CB18-828A-4C1D-A69F-7B7FE4CCAB22}" srcOrd="0" destOrd="0" presId="urn:microsoft.com/office/officeart/2005/8/layout/orgChart1"/>
    <dgm:cxn modelId="{44A40B1B-4A7D-46E5-A362-3C3238A518A5}" type="presParOf" srcId="{C931CB18-828A-4C1D-A69F-7B7FE4CCAB22}" destId="{EDF254E6-772F-46F0-A554-F7F9FE1406F9}" srcOrd="0" destOrd="0" presId="urn:microsoft.com/office/officeart/2005/8/layout/orgChart1"/>
    <dgm:cxn modelId="{90DE8622-9617-4CCC-B07A-A5EA80B85F3E}" type="presParOf" srcId="{C931CB18-828A-4C1D-A69F-7B7FE4CCAB22}" destId="{D471F1F7-761A-467C-8FFB-BE76B11A0FBF}" srcOrd="1" destOrd="0" presId="urn:microsoft.com/office/officeart/2005/8/layout/orgChart1"/>
    <dgm:cxn modelId="{1DF290F6-133E-4F72-B4CF-D1FA2B7D760F}" type="presParOf" srcId="{C3877ABD-9E22-49D3-8305-2C85E2534AD8}" destId="{3A931189-39D4-4452-88ED-1BACC614DB4E}" srcOrd="1" destOrd="0" presId="urn:microsoft.com/office/officeart/2005/8/layout/orgChart1"/>
    <dgm:cxn modelId="{F93DE99A-890D-41F9-A816-57CF7886CF66}" type="presParOf" srcId="{3A931189-39D4-4452-88ED-1BACC614DB4E}" destId="{B32C6BBF-33E8-476F-A2B5-162C910B4138}" srcOrd="0" destOrd="0" presId="urn:microsoft.com/office/officeart/2005/8/layout/orgChart1"/>
    <dgm:cxn modelId="{CBBFC2BB-664F-4958-805A-6D608CFC872B}" type="presParOf" srcId="{3A931189-39D4-4452-88ED-1BACC614DB4E}" destId="{6C79DA7A-3DA4-4C63-9594-DE87FFE52DA0}" srcOrd="1" destOrd="0" presId="urn:microsoft.com/office/officeart/2005/8/layout/orgChart1"/>
    <dgm:cxn modelId="{68198B06-BA4F-4864-BE87-969F42E52EB8}" type="presParOf" srcId="{6C79DA7A-3DA4-4C63-9594-DE87FFE52DA0}" destId="{8349DEA9-3B2E-4D1E-95FB-BF6DBEA4D0E7}" srcOrd="0" destOrd="0" presId="urn:microsoft.com/office/officeart/2005/8/layout/orgChart1"/>
    <dgm:cxn modelId="{1224C1DC-0D62-482D-B049-43FB0D498B1A}" type="presParOf" srcId="{8349DEA9-3B2E-4D1E-95FB-BF6DBEA4D0E7}" destId="{EEEF611C-18F2-4516-8FAE-1E58E00F3A58}" srcOrd="0" destOrd="0" presId="urn:microsoft.com/office/officeart/2005/8/layout/orgChart1"/>
    <dgm:cxn modelId="{BE6485A0-F855-439B-A525-7621D75BAF39}" type="presParOf" srcId="{8349DEA9-3B2E-4D1E-95FB-BF6DBEA4D0E7}" destId="{5922EC2D-D672-4984-8044-06B7719DF347}" srcOrd="1" destOrd="0" presId="urn:microsoft.com/office/officeart/2005/8/layout/orgChart1"/>
    <dgm:cxn modelId="{E41DDBBB-6F0D-4FC1-A19D-E973A5421BFB}" type="presParOf" srcId="{6C79DA7A-3DA4-4C63-9594-DE87FFE52DA0}" destId="{CBEE6575-1BE8-4381-BF2B-D7DB3F5101B4}" srcOrd="1" destOrd="0" presId="urn:microsoft.com/office/officeart/2005/8/layout/orgChart1"/>
    <dgm:cxn modelId="{5E6E6725-652C-4E04-9B77-2D8F06947FDC}" type="presParOf" srcId="{6C79DA7A-3DA4-4C63-9594-DE87FFE52DA0}" destId="{0535A00E-4B7C-4C18-BF7E-C2B08B2CFA29}" srcOrd="2" destOrd="0" presId="urn:microsoft.com/office/officeart/2005/8/layout/orgChart1"/>
    <dgm:cxn modelId="{2CCB6E4A-848A-444A-A986-D50ACECD1C9C}" type="presParOf" srcId="{3A931189-39D4-4452-88ED-1BACC614DB4E}" destId="{2A509ACA-F3A0-42ED-94DF-C1D73A575395}" srcOrd="2" destOrd="0" presId="urn:microsoft.com/office/officeart/2005/8/layout/orgChart1"/>
    <dgm:cxn modelId="{A3EBE479-C90B-42D4-B2D6-4C396E6F321D}" type="presParOf" srcId="{3A931189-39D4-4452-88ED-1BACC614DB4E}" destId="{D9553D52-7AE7-4527-B030-6392A6929BF1}" srcOrd="3" destOrd="0" presId="urn:microsoft.com/office/officeart/2005/8/layout/orgChart1"/>
    <dgm:cxn modelId="{5430960B-8650-4B82-ABA3-9D7A241078B5}" type="presParOf" srcId="{D9553D52-7AE7-4527-B030-6392A6929BF1}" destId="{4A7CC85F-8324-4271-AFA1-6CB434C22F07}" srcOrd="0" destOrd="0" presId="urn:microsoft.com/office/officeart/2005/8/layout/orgChart1"/>
    <dgm:cxn modelId="{E5E82811-EAB6-45F2-AB32-406994C4A5A8}" type="presParOf" srcId="{4A7CC85F-8324-4271-AFA1-6CB434C22F07}" destId="{AEAF51D3-491F-44A7-AE44-83D299656358}" srcOrd="0" destOrd="0" presId="urn:microsoft.com/office/officeart/2005/8/layout/orgChart1"/>
    <dgm:cxn modelId="{4FCA139E-1F42-4927-B4A2-ED6AEF9C0532}" type="presParOf" srcId="{4A7CC85F-8324-4271-AFA1-6CB434C22F07}" destId="{EE13C5C6-80E2-41F7-8F0F-D871DBA28EB2}" srcOrd="1" destOrd="0" presId="urn:microsoft.com/office/officeart/2005/8/layout/orgChart1"/>
    <dgm:cxn modelId="{A63C704E-F954-4EA2-A5DB-4574437A1582}" type="presParOf" srcId="{D9553D52-7AE7-4527-B030-6392A6929BF1}" destId="{FDFD9D22-2E3C-44C3-90A1-1E2282F5201F}" srcOrd="1" destOrd="0" presId="urn:microsoft.com/office/officeart/2005/8/layout/orgChart1"/>
    <dgm:cxn modelId="{715EAD9D-DD9B-45D8-B37A-CE5F284D6102}" type="presParOf" srcId="{D9553D52-7AE7-4527-B030-6392A6929BF1}" destId="{D5CB59CC-2B33-475B-AB72-C38F1C773F0B}" srcOrd="2" destOrd="0" presId="urn:microsoft.com/office/officeart/2005/8/layout/orgChart1"/>
    <dgm:cxn modelId="{9E361052-1F9B-41CE-B66F-0044ADB4703E}" type="presParOf" srcId="{3A931189-39D4-4452-88ED-1BACC614DB4E}" destId="{8795BFD7-88B3-4E76-BA66-6901BA5FFA68}" srcOrd="4" destOrd="0" presId="urn:microsoft.com/office/officeart/2005/8/layout/orgChart1"/>
    <dgm:cxn modelId="{DFC24288-7D2C-4C6A-9E44-D6A55A88FD54}" type="presParOf" srcId="{3A931189-39D4-4452-88ED-1BACC614DB4E}" destId="{C1445E29-7F62-4AE5-91D0-1957AE6BDA7D}" srcOrd="5" destOrd="0" presId="urn:microsoft.com/office/officeart/2005/8/layout/orgChart1"/>
    <dgm:cxn modelId="{241B0C4B-8C70-45FA-AE9B-2EA2C23A98F5}" type="presParOf" srcId="{C1445E29-7F62-4AE5-91D0-1957AE6BDA7D}" destId="{1ECA23FF-706D-4D87-B9C2-4E764DA8A570}" srcOrd="0" destOrd="0" presId="urn:microsoft.com/office/officeart/2005/8/layout/orgChart1"/>
    <dgm:cxn modelId="{CB299A02-9DDE-45EE-9E7E-8E6526ADAC1D}" type="presParOf" srcId="{1ECA23FF-706D-4D87-B9C2-4E764DA8A570}" destId="{AD3A3161-79FE-4BEB-9078-1F2530229832}" srcOrd="0" destOrd="0" presId="urn:microsoft.com/office/officeart/2005/8/layout/orgChart1"/>
    <dgm:cxn modelId="{687F4274-2BD8-4035-84E2-414A119B48FD}" type="presParOf" srcId="{1ECA23FF-706D-4D87-B9C2-4E764DA8A570}" destId="{35B6C0B9-A2C4-4AA5-BDD6-0780E505A5FF}" srcOrd="1" destOrd="0" presId="urn:microsoft.com/office/officeart/2005/8/layout/orgChart1"/>
    <dgm:cxn modelId="{EAFAD99A-9E35-4D1E-B8CF-29A3981867DF}" type="presParOf" srcId="{C1445E29-7F62-4AE5-91D0-1957AE6BDA7D}" destId="{9DF467C5-867D-4D0E-AA15-BBD70CB57DA7}" srcOrd="1" destOrd="0" presId="urn:microsoft.com/office/officeart/2005/8/layout/orgChart1"/>
    <dgm:cxn modelId="{C0186419-6C87-41A9-BC12-BDFF292A3477}" type="presParOf" srcId="{C1445E29-7F62-4AE5-91D0-1957AE6BDA7D}" destId="{6EC652D0-70CB-4CC2-B374-E80F11B2679D}" srcOrd="2" destOrd="0" presId="urn:microsoft.com/office/officeart/2005/8/layout/orgChart1"/>
    <dgm:cxn modelId="{1ECF80B5-9AAF-4B14-AD2E-E85821EE5707}" type="presParOf" srcId="{3A931189-39D4-4452-88ED-1BACC614DB4E}" destId="{00086F5A-BE29-49A2-9C43-D1F64FFD63CD}" srcOrd="6" destOrd="0" presId="urn:microsoft.com/office/officeart/2005/8/layout/orgChart1"/>
    <dgm:cxn modelId="{45A57BD2-4E9F-447A-9B4A-CD15D6F1FC57}" type="presParOf" srcId="{3A931189-39D4-4452-88ED-1BACC614DB4E}" destId="{E9F4E2C5-AAEF-400A-8814-2CBEB2290D55}" srcOrd="7" destOrd="0" presId="urn:microsoft.com/office/officeart/2005/8/layout/orgChart1"/>
    <dgm:cxn modelId="{B5B56781-8987-4729-A965-486018F4C097}" type="presParOf" srcId="{E9F4E2C5-AAEF-400A-8814-2CBEB2290D55}" destId="{FD8DAD23-CEA6-481E-BA29-B455C1A27726}" srcOrd="0" destOrd="0" presId="urn:microsoft.com/office/officeart/2005/8/layout/orgChart1"/>
    <dgm:cxn modelId="{53C411BF-00FB-4BD2-B278-803987C2EA57}" type="presParOf" srcId="{FD8DAD23-CEA6-481E-BA29-B455C1A27726}" destId="{C195AF7F-3A4C-4148-A02C-B140BFD57F1F}" srcOrd="0" destOrd="0" presId="urn:microsoft.com/office/officeart/2005/8/layout/orgChart1"/>
    <dgm:cxn modelId="{B01D61BC-938E-46D2-BB42-2A7F437D5211}" type="presParOf" srcId="{FD8DAD23-CEA6-481E-BA29-B455C1A27726}" destId="{A28580DB-85DB-4BAF-9F06-B6C36B45B8B4}" srcOrd="1" destOrd="0" presId="urn:microsoft.com/office/officeart/2005/8/layout/orgChart1"/>
    <dgm:cxn modelId="{C09B3D51-C3E5-40B8-951D-6A4858943A52}" type="presParOf" srcId="{E9F4E2C5-AAEF-400A-8814-2CBEB2290D55}" destId="{51D82143-9B98-4420-811E-B829D6FFCE23}" srcOrd="1" destOrd="0" presId="urn:microsoft.com/office/officeart/2005/8/layout/orgChart1"/>
    <dgm:cxn modelId="{C9619CFA-4840-4EB9-9D49-02CA9AEFD1C7}" type="presParOf" srcId="{E9F4E2C5-AAEF-400A-8814-2CBEB2290D55}" destId="{2E86C81B-EA13-4FD8-9229-35B054DC39AA}" srcOrd="2" destOrd="0" presId="urn:microsoft.com/office/officeart/2005/8/layout/orgChart1"/>
    <dgm:cxn modelId="{AB3442C8-CA37-4568-A493-21B518CE5112}" type="presParOf" srcId="{3A931189-39D4-4452-88ED-1BACC614DB4E}" destId="{7BA83867-D47C-4754-8027-DCFD42D826F0}" srcOrd="8" destOrd="0" presId="urn:microsoft.com/office/officeart/2005/8/layout/orgChart1"/>
    <dgm:cxn modelId="{5B8FDF90-FE45-43E9-96AD-325D02278E2D}" type="presParOf" srcId="{3A931189-39D4-4452-88ED-1BACC614DB4E}" destId="{C9B7BA6D-4B16-416D-A3FD-4B74B2898D82}" srcOrd="9" destOrd="0" presId="urn:microsoft.com/office/officeart/2005/8/layout/orgChart1"/>
    <dgm:cxn modelId="{92A59EE5-E0FF-4E75-996E-6DFDD2FB14A1}" type="presParOf" srcId="{C9B7BA6D-4B16-416D-A3FD-4B74B2898D82}" destId="{0D14A247-A573-4C09-98CD-DF030E4909CF}" srcOrd="0" destOrd="0" presId="urn:microsoft.com/office/officeart/2005/8/layout/orgChart1"/>
    <dgm:cxn modelId="{9635BD99-92FF-497A-AA3E-6E9A64C3D829}" type="presParOf" srcId="{0D14A247-A573-4C09-98CD-DF030E4909CF}" destId="{39786BF2-7C04-4C8E-83F2-352DC054A6DF}" srcOrd="0" destOrd="0" presId="urn:microsoft.com/office/officeart/2005/8/layout/orgChart1"/>
    <dgm:cxn modelId="{9F21E320-1613-40DC-A2ED-09BF066A1503}" type="presParOf" srcId="{0D14A247-A573-4C09-98CD-DF030E4909CF}" destId="{642F7DA1-D304-42FA-AE2D-15B81CB6BFA7}" srcOrd="1" destOrd="0" presId="urn:microsoft.com/office/officeart/2005/8/layout/orgChart1"/>
    <dgm:cxn modelId="{F3EE209B-2557-4F46-B4D0-80ECBCE8E0F8}" type="presParOf" srcId="{C9B7BA6D-4B16-416D-A3FD-4B74B2898D82}" destId="{19ABD1AC-7AB7-47E2-98FB-4F13CA95AA4D}" srcOrd="1" destOrd="0" presId="urn:microsoft.com/office/officeart/2005/8/layout/orgChart1"/>
    <dgm:cxn modelId="{E6A59E30-C011-4C8D-BA4C-58C6DBB76665}" type="presParOf" srcId="{C9B7BA6D-4B16-416D-A3FD-4B74B2898D82}" destId="{27DDE3A2-9B6A-47D9-AC21-A12DCEF47D1B}" srcOrd="2" destOrd="0" presId="urn:microsoft.com/office/officeart/2005/8/layout/orgChart1"/>
    <dgm:cxn modelId="{E64BBD78-F7D5-4193-BC7B-BD9910E4D051}" type="presParOf" srcId="{C3877ABD-9E22-49D3-8305-2C85E2534AD8}" destId="{83633AB4-1D58-49F9-B49A-B71EE90800AC}" srcOrd="2" destOrd="0" presId="urn:microsoft.com/office/officeart/2005/8/layout/orgChart1"/>
    <dgm:cxn modelId="{003BA529-0098-4CA8-99C3-C98F78C3B5DC}" type="presParOf" srcId="{C83CB55A-343D-4896-8CF5-7AB4B199E3BE}" destId="{F7FC73FD-A45D-4560-8354-D2C556A801A9}" srcOrd="4" destOrd="0" presId="urn:microsoft.com/office/officeart/2005/8/layout/orgChart1"/>
    <dgm:cxn modelId="{BFC08674-5766-4614-AC2E-A085B9B29E90}" type="presParOf" srcId="{C83CB55A-343D-4896-8CF5-7AB4B199E3BE}" destId="{B970D9E5-5CE2-4BB7-9E8B-4812C83E8CB1}" srcOrd="5" destOrd="0" presId="urn:microsoft.com/office/officeart/2005/8/layout/orgChart1"/>
    <dgm:cxn modelId="{7F76597F-7B34-44EC-A693-14BC0EC9287D}" type="presParOf" srcId="{B970D9E5-5CE2-4BB7-9E8B-4812C83E8CB1}" destId="{AD39DBEE-D3E1-428B-AB2F-9CC9C316D4F0}" srcOrd="0" destOrd="0" presId="urn:microsoft.com/office/officeart/2005/8/layout/orgChart1"/>
    <dgm:cxn modelId="{6907312E-25EF-48B6-BE87-479A312640AC}" type="presParOf" srcId="{AD39DBEE-D3E1-428B-AB2F-9CC9C316D4F0}" destId="{719336C6-ACAC-438F-9186-0DABC387C6B9}" srcOrd="0" destOrd="0" presId="urn:microsoft.com/office/officeart/2005/8/layout/orgChart1"/>
    <dgm:cxn modelId="{0E0C45CB-9C5C-47A7-B123-02B89B9C573F}" type="presParOf" srcId="{AD39DBEE-D3E1-428B-AB2F-9CC9C316D4F0}" destId="{E01A4662-5595-435C-A491-F6C02B5D5ACF}" srcOrd="1" destOrd="0" presId="urn:microsoft.com/office/officeart/2005/8/layout/orgChart1"/>
    <dgm:cxn modelId="{7E121DCB-1D46-4CE5-A965-1020534B129A}" type="presParOf" srcId="{B970D9E5-5CE2-4BB7-9E8B-4812C83E8CB1}" destId="{203CCD84-8FF6-48DB-992D-30E3200420B2}" srcOrd="1" destOrd="0" presId="urn:microsoft.com/office/officeart/2005/8/layout/orgChart1"/>
    <dgm:cxn modelId="{0028ED9C-6F80-4D4E-9F17-A039B7885206}" type="presParOf" srcId="{203CCD84-8FF6-48DB-992D-30E3200420B2}" destId="{20A213FE-249F-4FD1-9EB5-5FD90E4D5E9D}" srcOrd="0" destOrd="0" presId="urn:microsoft.com/office/officeart/2005/8/layout/orgChart1"/>
    <dgm:cxn modelId="{FCA909FD-714E-4219-A39F-88892D5DE60F}" type="presParOf" srcId="{203CCD84-8FF6-48DB-992D-30E3200420B2}" destId="{E41B281F-C951-424C-B5DB-0E942C5DB62F}" srcOrd="1" destOrd="0" presId="urn:microsoft.com/office/officeart/2005/8/layout/orgChart1"/>
    <dgm:cxn modelId="{C981A4DE-74E1-4A3B-8A65-E307013B35D5}" type="presParOf" srcId="{E41B281F-C951-424C-B5DB-0E942C5DB62F}" destId="{708C6DBD-683E-4634-82F2-9A363774BF99}" srcOrd="0" destOrd="0" presId="urn:microsoft.com/office/officeart/2005/8/layout/orgChart1"/>
    <dgm:cxn modelId="{EAAC632C-314E-40C9-9AE2-8FDE73EC05C4}" type="presParOf" srcId="{708C6DBD-683E-4634-82F2-9A363774BF99}" destId="{8FD955F9-9CA8-4019-B9B3-785DE2179EF0}" srcOrd="0" destOrd="0" presId="urn:microsoft.com/office/officeart/2005/8/layout/orgChart1"/>
    <dgm:cxn modelId="{A59C2DC1-2DC5-41A4-92B2-802FB693AF62}" type="presParOf" srcId="{708C6DBD-683E-4634-82F2-9A363774BF99}" destId="{010580C2-73BB-452A-907F-903945841D9C}" srcOrd="1" destOrd="0" presId="urn:microsoft.com/office/officeart/2005/8/layout/orgChart1"/>
    <dgm:cxn modelId="{5296A86D-08E2-40A4-AD2B-3859B4066407}" type="presParOf" srcId="{E41B281F-C951-424C-B5DB-0E942C5DB62F}" destId="{CB0BED5F-30B4-4817-856C-2A076A935E4D}" srcOrd="1" destOrd="0" presId="urn:microsoft.com/office/officeart/2005/8/layout/orgChart1"/>
    <dgm:cxn modelId="{C58D2296-8831-4323-B487-803334C8FF4B}" type="presParOf" srcId="{E41B281F-C951-424C-B5DB-0E942C5DB62F}" destId="{DF1AE3C5-B7FA-4983-9CD7-EFD3088511B8}" srcOrd="2" destOrd="0" presId="urn:microsoft.com/office/officeart/2005/8/layout/orgChart1"/>
    <dgm:cxn modelId="{9325D607-82B4-4867-B315-3DAA38706561}" type="presParOf" srcId="{203CCD84-8FF6-48DB-992D-30E3200420B2}" destId="{8F53713F-5145-4DAC-8B6F-60095A5AB0CA}" srcOrd="2" destOrd="0" presId="urn:microsoft.com/office/officeart/2005/8/layout/orgChart1"/>
    <dgm:cxn modelId="{2D4A76B6-515D-45B1-B11C-13F3DBC7781C}" type="presParOf" srcId="{203CCD84-8FF6-48DB-992D-30E3200420B2}" destId="{580547AB-5093-432E-B5DD-6649A8F6B87C}" srcOrd="3" destOrd="0" presId="urn:microsoft.com/office/officeart/2005/8/layout/orgChart1"/>
    <dgm:cxn modelId="{40CE1A43-E5A6-49BE-A440-4AD562C5B091}" type="presParOf" srcId="{580547AB-5093-432E-B5DD-6649A8F6B87C}" destId="{B220C472-B3E9-4C23-A475-BD13F09C219F}" srcOrd="0" destOrd="0" presId="urn:microsoft.com/office/officeart/2005/8/layout/orgChart1"/>
    <dgm:cxn modelId="{94168D73-D3E3-4614-84D8-44099E25F2B8}" type="presParOf" srcId="{B220C472-B3E9-4C23-A475-BD13F09C219F}" destId="{7B69FBA2-F09E-4C06-84A9-D9BD22E42E8E}" srcOrd="0" destOrd="0" presId="urn:microsoft.com/office/officeart/2005/8/layout/orgChart1"/>
    <dgm:cxn modelId="{2F84C944-CB56-4EF9-8A9F-9485BFE2180A}" type="presParOf" srcId="{B220C472-B3E9-4C23-A475-BD13F09C219F}" destId="{297DC600-EACF-4047-BFE8-18A70F060B4A}" srcOrd="1" destOrd="0" presId="urn:microsoft.com/office/officeart/2005/8/layout/orgChart1"/>
    <dgm:cxn modelId="{C0F556CA-577A-464A-A50F-26338C9B964B}" type="presParOf" srcId="{580547AB-5093-432E-B5DD-6649A8F6B87C}" destId="{98EAD61E-3E39-4FF7-8410-48478C1CC4B4}" srcOrd="1" destOrd="0" presId="urn:microsoft.com/office/officeart/2005/8/layout/orgChart1"/>
    <dgm:cxn modelId="{6949E9E1-B36B-438A-97E3-805FE64890EE}" type="presParOf" srcId="{580547AB-5093-432E-B5DD-6649A8F6B87C}" destId="{FE14EDF7-FEF7-4399-B248-AABE7BBE689F}" srcOrd="2" destOrd="0" presId="urn:microsoft.com/office/officeart/2005/8/layout/orgChart1"/>
    <dgm:cxn modelId="{B717D2D9-F153-4794-97BB-43D80935F5DB}" type="presParOf" srcId="{203CCD84-8FF6-48DB-992D-30E3200420B2}" destId="{D65CDC58-E43F-4B44-BD15-24766F6E2753}" srcOrd="4" destOrd="0" presId="urn:microsoft.com/office/officeart/2005/8/layout/orgChart1"/>
    <dgm:cxn modelId="{E40559E1-3051-4810-A915-C65DFAB2C9DD}" type="presParOf" srcId="{203CCD84-8FF6-48DB-992D-30E3200420B2}" destId="{F068F2D4-6C8C-4AEB-A8B9-7B7C5914BB7D}" srcOrd="5" destOrd="0" presId="urn:microsoft.com/office/officeart/2005/8/layout/orgChart1"/>
    <dgm:cxn modelId="{557F2D6E-C4FA-4C35-BE5F-7CC0DAC32663}" type="presParOf" srcId="{F068F2D4-6C8C-4AEB-A8B9-7B7C5914BB7D}" destId="{B58A093B-EFE2-4677-971F-12ABFB9105C2}" srcOrd="0" destOrd="0" presId="urn:microsoft.com/office/officeart/2005/8/layout/orgChart1"/>
    <dgm:cxn modelId="{A1249C0A-6B01-4A7A-9EFC-EB2D57E8C486}" type="presParOf" srcId="{B58A093B-EFE2-4677-971F-12ABFB9105C2}" destId="{C06E7355-E3E4-4DB4-A941-2FBC680184AE}" srcOrd="0" destOrd="0" presId="urn:microsoft.com/office/officeart/2005/8/layout/orgChart1"/>
    <dgm:cxn modelId="{27B13651-BADD-4FE1-B37E-4C5ABE066A56}" type="presParOf" srcId="{B58A093B-EFE2-4677-971F-12ABFB9105C2}" destId="{F768875E-64FE-4318-81E5-B5ACACFD229E}" srcOrd="1" destOrd="0" presId="urn:microsoft.com/office/officeart/2005/8/layout/orgChart1"/>
    <dgm:cxn modelId="{5E690DE3-EEF7-4F2F-8222-55A48969519D}" type="presParOf" srcId="{F068F2D4-6C8C-4AEB-A8B9-7B7C5914BB7D}" destId="{F80668B3-3B23-43AE-9509-8BA6A1D3869E}" srcOrd="1" destOrd="0" presId="urn:microsoft.com/office/officeart/2005/8/layout/orgChart1"/>
    <dgm:cxn modelId="{28990E90-195B-426B-84FB-AB86A1569846}" type="presParOf" srcId="{F068F2D4-6C8C-4AEB-A8B9-7B7C5914BB7D}" destId="{17FB441D-B3CB-4AE1-BCBB-355243BC6230}" srcOrd="2" destOrd="0" presId="urn:microsoft.com/office/officeart/2005/8/layout/orgChart1"/>
    <dgm:cxn modelId="{0F918FBC-8D43-41E7-BF07-9A8A3891A43F}" type="presParOf" srcId="{203CCD84-8FF6-48DB-992D-30E3200420B2}" destId="{3A9BFC57-635B-4196-9B5C-0C5052E16501}" srcOrd="6" destOrd="0" presId="urn:microsoft.com/office/officeart/2005/8/layout/orgChart1"/>
    <dgm:cxn modelId="{119699D4-1FB5-4098-8F8D-FA94892D2261}" type="presParOf" srcId="{203CCD84-8FF6-48DB-992D-30E3200420B2}" destId="{47B22CEB-4DF4-465E-8288-C1C839022F7C}" srcOrd="7" destOrd="0" presId="urn:microsoft.com/office/officeart/2005/8/layout/orgChart1"/>
    <dgm:cxn modelId="{452BC52A-3FBD-4D74-9179-17D6DAF83DBF}" type="presParOf" srcId="{47B22CEB-4DF4-465E-8288-C1C839022F7C}" destId="{B9E76CCC-BA78-4E26-B266-BDD1432429C2}" srcOrd="0" destOrd="0" presId="urn:microsoft.com/office/officeart/2005/8/layout/orgChart1"/>
    <dgm:cxn modelId="{8E6DF296-2C08-458B-8009-4B154597B59B}" type="presParOf" srcId="{B9E76CCC-BA78-4E26-B266-BDD1432429C2}" destId="{C7E4B9D0-8DF2-46DF-94C1-68CD6C1ACEFB}" srcOrd="0" destOrd="0" presId="urn:microsoft.com/office/officeart/2005/8/layout/orgChart1"/>
    <dgm:cxn modelId="{8BE4A37D-87CF-4CDE-BEEE-46D02A5DE225}" type="presParOf" srcId="{B9E76CCC-BA78-4E26-B266-BDD1432429C2}" destId="{C71FB973-B655-41CA-A019-5B494E0334BD}" srcOrd="1" destOrd="0" presId="urn:microsoft.com/office/officeart/2005/8/layout/orgChart1"/>
    <dgm:cxn modelId="{437B5238-EB40-4F79-905F-993FC473FDC9}" type="presParOf" srcId="{47B22CEB-4DF4-465E-8288-C1C839022F7C}" destId="{494B5864-679C-45EA-B4D4-B796B08B2914}" srcOrd="1" destOrd="0" presId="urn:microsoft.com/office/officeart/2005/8/layout/orgChart1"/>
    <dgm:cxn modelId="{67A5A5CA-BF2D-4E96-84B9-922DF534C88F}" type="presParOf" srcId="{47B22CEB-4DF4-465E-8288-C1C839022F7C}" destId="{928F3BCB-4546-4D17-9503-53BBDE50AA99}" srcOrd="2" destOrd="0" presId="urn:microsoft.com/office/officeart/2005/8/layout/orgChart1"/>
    <dgm:cxn modelId="{009E4061-E64E-4B49-8D41-00B6AACFCB23}" type="presParOf" srcId="{B970D9E5-5CE2-4BB7-9E8B-4812C83E8CB1}" destId="{A994160A-4792-402A-ABC9-43122A48867A}" srcOrd="2" destOrd="0" presId="urn:microsoft.com/office/officeart/2005/8/layout/orgChart1"/>
    <dgm:cxn modelId="{950BE8E7-7A79-4F18-A170-7AAB996C6262}" type="presParOf" srcId="{4934D550-74C0-4ADA-8C7F-0ABE1307A5F0}" destId="{70CE7F8C-5980-4866-99D3-78FF01D91C80}" srcOrd="2" destOrd="0" presId="urn:microsoft.com/office/officeart/2005/8/layout/orgChart1"/>
  </dgm:cxnLst>
  <dgm:bg>
    <a:noFill/>
  </dgm:bg>
  <dgm:whole/>
  <dgm:extLst>
    <a:ext uri="http://schemas.microsoft.com/office/drawing/2008/diagram">
      <dsp:dataModelExt xmlns:dsp="http://schemas.microsoft.com/office/drawing/2008/diagram" relId="rId22" minVer="http://schemas.openxmlformats.org/drawingml/2006/diagram"/>
    </a:ext>
    <a:ext uri="{C62137D5-CB1D-491B-B009-E17868A290BF}">
      <dgm14:recolorImg xmlns:dgm14="http://schemas.microsoft.com/office/drawing/2010/diagram" val="1"/>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A9BFC57-635B-4196-9B5C-0C5052E16501}">
      <dsp:nvSpPr>
        <dsp:cNvPr id="0" name=""/>
        <dsp:cNvSpPr/>
      </dsp:nvSpPr>
      <dsp:spPr>
        <a:xfrm>
          <a:off x="1830995" y="576990"/>
          <a:ext cx="91440" cy="1233984"/>
        </a:xfrm>
        <a:custGeom>
          <a:avLst/>
          <a:gdLst/>
          <a:ahLst/>
          <a:cxnLst/>
          <a:rect l="0" t="0" r="0" b="0"/>
          <a:pathLst>
            <a:path>
              <a:moveTo>
                <a:pt x="45720" y="0"/>
              </a:moveTo>
              <a:lnTo>
                <a:pt x="45720" y="1235500"/>
              </a:lnTo>
              <a:lnTo>
                <a:pt x="117274" y="1235500"/>
              </a:lnTo>
            </a:path>
          </a:pathLst>
        </a:custGeom>
        <a:noFill/>
        <a:ln w="12700" cap="flat" cmpd="sng" algn="ctr">
          <a:solidFill>
            <a:srgbClr val="156082">
              <a:hueOff val="0"/>
              <a:satOff val="0"/>
              <a:lumOff val="0"/>
              <a:alphaOff val="0"/>
            </a:srgbClr>
          </a:solidFill>
          <a:prstDash val="solid"/>
          <a:miter lim="800000"/>
        </a:ln>
        <a:effectLst/>
        <a:scene3d>
          <a:camera prst="orthographicFront"/>
          <a:lightRig rig="threePt" dir="t">
            <a:rot lat="0" lon="0" rev="7500000"/>
          </a:lightRig>
        </a:scene3d>
        <a:sp3d z="-40000" prstMaterial="matte"/>
      </dsp:spPr>
      <dsp:style>
        <a:lnRef idx="2">
          <a:scrgbClr r="0" g="0" b="0"/>
        </a:lnRef>
        <a:fillRef idx="0">
          <a:scrgbClr r="0" g="0" b="0"/>
        </a:fillRef>
        <a:effectRef idx="0">
          <a:scrgbClr r="0" g="0" b="0"/>
        </a:effectRef>
        <a:fontRef idx="minor"/>
      </dsp:style>
    </dsp:sp>
    <dsp:sp modelId="{D65CDC58-E43F-4B44-BD15-24766F6E2753}">
      <dsp:nvSpPr>
        <dsp:cNvPr id="0" name=""/>
        <dsp:cNvSpPr/>
      </dsp:nvSpPr>
      <dsp:spPr>
        <a:xfrm>
          <a:off x="1830995" y="576990"/>
          <a:ext cx="91440" cy="895710"/>
        </a:xfrm>
        <a:custGeom>
          <a:avLst/>
          <a:gdLst/>
          <a:ahLst/>
          <a:cxnLst/>
          <a:rect l="0" t="0" r="0" b="0"/>
          <a:pathLst>
            <a:path>
              <a:moveTo>
                <a:pt x="45720" y="0"/>
              </a:moveTo>
              <a:lnTo>
                <a:pt x="45720" y="896811"/>
              </a:lnTo>
              <a:lnTo>
                <a:pt x="117274" y="896811"/>
              </a:lnTo>
            </a:path>
          </a:pathLst>
        </a:custGeom>
        <a:noFill/>
        <a:ln w="12700" cap="flat" cmpd="sng" algn="ctr">
          <a:solidFill>
            <a:srgbClr val="156082">
              <a:hueOff val="0"/>
              <a:satOff val="0"/>
              <a:lumOff val="0"/>
              <a:alphaOff val="0"/>
            </a:srgbClr>
          </a:solidFill>
          <a:prstDash val="solid"/>
          <a:miter lim="800000"/>
        </a:ln>
        <a:effectLst/>
        <a:scene3d>
          <a:camera prst="orthographicFront"/>
          <a:lightRig rig="threePt" dir="t">
            <a:rot lat="0" lon="0" rev="7500000"/>
          </a:lightRig>
        </a:scene3d>
        <a:sp3d z="-40000" prstMaterial="matte"/>
      </dsp:spPr>
      <dsp:style>
        <a:lnRef idx="2">
          <a:scrgbClr r="0" g="0" b="0"/>
        </a:lnRef>
        <a:fillRef idx="0">
          <a:scrgbClr r="0" g="0" b="0"/>
        </a:fillRef>
        <a:effectRef idx="0">
          <a:scrgbClr r="0" g="0" b="0"/>
        </a:effectRef>
        <a:fontRef idx="minor"/>
      </dsp:style>
    </dsp:sp>
    <dsp:sp modelId="{8F53713F-5145-4DAC-8B6F-60095A5AB0CA}">
      <dsp:nvSpPr>
        <dsp:cNvPr id="0" name=""/>
        <dsp:cNvSpPr/>
      </dsp:nvSpPr>
      <dsp:spPr>
        <a:xfrm>
          <a:off x="1830995" y="576990"/>
          <a:ext cx="91440" cy="557437"/>
        </a:xfrm>
        <a:custGeom>
          <a:avLst/>
          <a:gdLst/>
          <a:ahLst/>
          <a:cxnLst/>
          <a:rect l="0" t="0" r="0" b="0"/>
          <a:pathLst>
            <a:path>
              <a:moveTo>
                <a:pt x="45720" y="0"/>
              </a:moveTo>
              <a:lnTo>
                <a:pt x="45720" y="558122"/>
              </a:lnTo>
              <a:lnTo>
                <a:pt x="117274" y="558122"/>
              </a:lnTo>
            </a:path>
          </a:pathLst>
        </a:custGeom>
        <a:noFill/>
        <a:ln w="12700" cap="flat" cmpd="sng" algn="ctr">
          <a:solidFill>
            <a:srgbClr val="156082">
              <a:hueOff val="0"/>
              <a:satOff val="0"/>
              <a:lumOff val="0"/>
              <a:alphaOff val="0"/>
            </a:srgbClr>
          </a:solidFill>
          <a:prstDash val="solid"/>
          <a:miter lim="800000"/>
        </a:ln>
        <a:effectLst/>
        <a:scene3d>
          <a:camera prst="orthographicFront"/>
          <a:lightRig rig="threePt" dir="t">
            <a:rot lat="0" lon="0" rev="7500000"/>
          </a:lightRig>
        </a:scene3d>
        <a:sp3d z="-40000" prstMaterial="matte"/>
      </dsp:spPr>
      <dsp:style>
        <a:lnRef idx="2">
          <a:scrgbClr r="0" g="0" b="0"/>
        </a:lnRef>
        <a:fillRef idx="0">
          <a:scrgbClr r="0" g="0" b="0"/>
        </a:fillRef>
        <a:effectRef idx="0">
          <a:scrgbClr r="0" g="0" b="0"/>
        </a:effectRef>
        <a:fontRef idx="minor"/>
      </dsp:style>
    </dsp:sp>
    <dsp:sp modelId="{20A213FE-249F-4FD1-9EB5-5FD90E4D5E9D}">
      <dsp:nvSpPr>
        <dsp:cNvPr id="0" name=""/>
        <dsp:cNvSpPr/>
      </dsp:nvSpPr>
      <dsp:spPr>
        <a:xfrm>
          <a:off x="1830995" y="576990"/>
          <a:ext cx="91440" cy="219163"/>
        </a:xfrm>
        <a:custGeom>
          <a:avLst/>
          <a:gdLst/>
          <a:ahLst/>
          <a:cxnLst/>
          <a:rect l="0" t="0" r="0" b="0"/>
          <a:pathLst>
            <a:path>
              <a:moveTo>
                <a:pt x="45720" y="0"/>
              </a:moveTo>
              <a:lnTo>
                <a:pt x="45720" y="219432"/>
              </a:lnTo>
              <a:lnTo>
                <a:pt x="117274" y="219432"/>
              </a:lnTo>
            </a:path>
          </a:pathLst>
        </a:custGeom>
        <a:noFill/>
        <a:ln w="12700" cap="flat" cmpd="sng" algn="ctr">
          <a:solidFill>
            <a:srgbClr val="156082">
              <a:hueOff val="0"/>
              <a:satOff val="0"/>
              <a:lumOff val="0"/>
              <a:alphaOff val="0"/>
            </a:srgbClr>
          </a:solidFill>
          <a:prstDash val="solid"/>
          <a:miter lim="800000"/>
        </a:ln>
        <a:effectLst/>
        <a:scene3d>
          <a:camera prst="orthographicFront"/>
          <a:lightRig rig="threePt" dir="t">
            <a:rot lat="0" lon="0" rev="7500000"/>
          </a:lightRig>
        </a:scene3d>
        <a:sp3d z="-40000" prstMaterial="matte"/>
      </dsp:spPr>
      <dsp:style>
        <a:lnRef idx="2">
          <a:scrgbClr r="0" g="0" b="0"/>
        </a:lnRef>
        <a:fillRef idx="0">
          <a:scrgbClr r="0" g="0" b="0"/>
        </a:fillRef>
        <a:effectRef idx="0">
          <a:scrgbClr r="0" g="0" b="0"/>
        </a:effectRef>
        <a:fontRef idx="minor"/>
      </dsp:style>
    </dsp:sp>
    <dsp:sp modelId="{F7FC73FD-A45D-4560-8354-D2C556A801A9}">
      <dsp:nvSpPr>
        <dsp:cNvPr id="0" name=""/>
        <dsp:cNvSpPr/>
      </dsp:nvSpPr>
      <dsp:spPr>
        <a:xfrm>
          <a:off x="1490797" y="238716"/>
          <a:ext cx="576494" cy="100052"/>
        </a:xfrm>
        <a:custGeom>
          <a:avLst/>
          <a:gdLst/>
          <a:ahLst/>
          <a:cxnLst/>
          <a:rect l="0" t="0" r="0" b="0"/>
          <a:pathLst>
            <a:path>
              <a:moveTo>
                <a:pt x="0" y="0"/>
              </a:moveTo>
              <a:lnTo>
                <a:pt x="0" y="50087"/>
              </a:lnTo>
              <a:lnTo>
                <a:pt x="577203" y="50087"/>
              </a:lnTo>
              <a:lnTo>
                <a:pt x="577203" y="100175"/>
              </a:lnTo>
            </a:path>
          </a:pathLst>
        </a:custGeom>
        <a:noFill/>
        <a:ln w="12700" cap="flat" cmpd="sng" algn="ctr">
          <a:solidFill>
            <a:srgbClr val="4EA72E">
              <a:hueOff val="0"/>
              <a:satOff val="0"/>
              <a:lumOff val="0"/>
              <a:alphaOff val="0"/>
            </a:srgbClr>
          </a:solidFill>
          <a:prstDash val="solid"/>
          <a:miter lim="800000"/>
        </a:ln>
        <a:effectLst/>
        <a:scene3d>
          <a:camera prst="orthographicFront"/>
          <a:lightRig rig="threePt" dir="t">
            <a:rot lat="0" lon="0" rev="7500000"/>
          </a:lightRig>
        </a:scene3d>
        <a:sp3d z="-40000" prstMaterial="matte"/>
      </dsp:spPr>
      <dsp:style>
        <a:lnRef idx="2">
          <a:scrgbClr r="0" g="0" b="0"/>
        </a:lnRef>
        <a:fillRef idx="0">
          <a:scrgbClr r="0" g="0" b="0"/>
        </a:fillRef>
        <a:effectRef idx="0">
          <a:scrgbClr r="0" g="0" b="0"/>
        </a:effectRef>
        <a:fontRef idx="minor"/>
      </dsp:style>
    </dsp:sp>
    <dsp:sp modelId="{7BA83867-D47C-4754-8027-DCFD42D826F0}">
      <dsp:nvSpPr>
        <dsp:cNvPr id="0" name=""/>
        <dsp:cNvSpPr/>
      </dsp:nvSpPr>
      <dsp:spPr>
        <a:xfrm>
          <a:off x="1254500" y="576990"/>
          <a:ext cx="91440" cy="1572258"/>
        </a:xfrm>
        <a:custGeom>
          <a:avLst/>
          <a:gdLst/>
          <a:ahLst/>
          <a:cxnLst/>
          <a:rect l="0" t="0" r="0" b="0"/>
          <a:pathLst>
            <a:path>
              <a:moveTo>
                <a:pt x="45720" y="0"/>
              </a:moveTo>
              <a:lnTo>
                <a:pt x="45720" y="1574190"/>
              </a:lnTo>
              <a:lnTo>
                <a:pt x="117274" y="1574190"/>
              </a:lnTo>
            </a:path>
          </a:pathLst>
        </a:custGeom>
        <a:noFill/>
        <a:ln w="12700" cap="flat" cmpd="sng" algn="ctr">
          <a:solidFill>
            <a:srgbClr val="156082">
              <a:hueOff val="0"/>
              <a:satOff val="0"/>
              <a:lumOff val="0"/>
              <a:alphaOff val="0"/>
            </a:srgbClr>
          </a:solidFill>
          <a:prstDash val="solid"/>
          <a:miter lim="800000"/>
        </a:ln>
        <a:effectLst/>
        <a:scene3d>
          <a:camera prst="orthographicFront"/>
          <a:lightRig rig="threePt" dir="t">
            <a:rot lat="0" lon="0" rev="7500000"/>
          </a:lightRig>
        </a:scene3d>
        <a:sp3d z="-40000" prstMaterial="matte"/>
      </dsp:spPr>
      <dsp:style>
        <a:lnRef idx="2">
          <a:scrgbClr r="0" g="0" b="0"/>
        </a:lnRef>
        <a:fillRef idx="0">
          <a:scrgbClr r="0" g="0" b="0"/>
        </a:fillRef>
        <a:effectRef idx="0">
          <a:scrgbClr r="0" g="0" b="0"/>
        </a:effectRef>
        <a:fontRef idx="minor"/>
      </dsp:style>
    </dsp:sp>
    <dsp:sp modelId="{00086F5A-BE29-49A2-9C43-D1F64FFD63CD}">
      <dsp:nvSpPr>
        <dsp:cNvPr id="0" name=""/>
        <dsp:cNvSpPr/>
      </dsp:nvSpPr>
      <dsp:spPr>
        <a:xfrm>
          <a:off x="1254500" y="576990"/>
          <a:ext cx="91440" cy="1233984"/>
        </a:xfrm>
        <a:custGeom>
          <a:avLst/>
          <a:gdLst/>
          <a:ahLst/>
          <a:cxnLst/>
          <a:rect l="0" t="0" r="0" b="0"/>
          <a:pathLst>
            <a:path>
              <a:moveTo>
                <a:pt x="45720" y="0"/>
              </a:moveTo>
              <a:lnTo>
                <a:pt x="45720" y="1235500"/>
              </a:lnTo>
              <a:lnTo>
                <a:pt x="117274" y="1235500"/>
              </a:lnTo>
            </a:path>
          </a:pathLst>
        </a:custGeom>
        <a:noFill/>
        <a:ln w="12700" cap="flat" cmpd="sng" algn="ctr">
          <a:solidFill>
            <a:srgbClr val="156082">
              <a:hueOff val="0"/>
              <a:satOff val="0"/>
              <a:lumOff val="0"/>
              <a:alphaOff val="0"/>
            </a:srgbClr>
          </a:solidFill>
          <a:prstDash val="solid"/>
          <a:miter lim="800000"/>
        </a:ln>
        <a:effectLst/>
        <a:scene3d>
          <a:camera prst="orthographicFront"/>
          <a:lightRig rig="threePt" dir="t">
            <a:rot lat="0" lon="0" rev="7500000"/>
          </a:lightRig>
        </a:scene3d>
        <a:sp3d z="-40000" prstMaterial="matte"/>
      </dsp:spPr>
      <dsp:style>
        <a:lnRef idx="2">
          <a:scrgbClr r="0" g="0" b="0"/>
        </a:lnRef>
        <a:fillRef idx="0">
          <a:scrgbClr r="0" g="0" b="0"/>
        </a:fillRef>
        <a:effectRef idx="0">
          <a:scrgbClr r="0" g="0" b="0"/>
        </a:effectRef>
        <a:fontRef idx="minor"/>
      </dsp:style>
    </dsp:sp>
    <dsp:sp modelId="{8795BFD7-88B3-4E76-BA66-6901BA5FFA68}">
      <dsp:nvSpPr>
        <dsp:cNvPr id="0" name=""/>
        <dsp:cNvSpPr/>
      </dsp:nvSpPr>
      <dsp:spPr>
        <a:xfrm>
          <a:off x="1254500" y="576990"/>
          <a:ext cx="91440" cy="895710"/>
        </a:xfrm>
        <a:custGeom>
          <a:avLst/>
          <a:gdLst/>
          <a:ahLst/>
          <a:cxnLst/>
          <a:rect l="0" t="0" r="0" b="0"/>
          <a:pathLst>
            <a:path>
              <a:moveTo>
                <a:pt x="45720" y="0"/>
              </a:moveTo>
              <a:lnTo>
                <a:pt x="45720" y="896811"/>
              </a:lnTo>
              <a:lnTo>
                <a:pt x="117274" y="896811"/>
              </a:lnTo>
            </a:path>
          </a:pathLst>
        </a:custGeom>
        <a:noFill/>
        <a:ln w="12700" cap="flat" cmpd="sng" algn="ctr">
          <a:solidFill>
            <a:srgbClr val="156082">
              <a:hueOff val="0"/>
              <a:satOff val="0"/>
              <a:lumOff val="0"/>
              <a:alphaOff val="0"/>
            </a:srgbClr>
          </a:solidFill>
          <a:prstDash val="solid"/>
          <a:miter lim="800000"/>
        </a:ln>
        <a:effectLst/>
        <a:scene3d>
          <a:camera prst="orthographicFront"/>
          <a:lightRig rig="threePt" dir="t">
            <a:rot lat="0" lon="0" rev="7500000"/>
          </a:lightRig>
        </a:scene3d>
        <a:sp3d z="-40000" prstMaterial="matte"/>
      </dsp:spPr>
      <dsp:style>
        <a:lnRef idx="2">
          <a:scrgbClr r="0" g="0" b="0"/>
        </a:lnRef>
        <a:fillRef idx="0">
          <a:scrgbClr r="0" g="0" b="0"/>
        </a:fillRef>
        <a:effectRef idx="0">
          <a:scrgbClr r="0" g="0" b="0"/>
        </a:effectRef>
        <a:fontRef idx="minor"/>
      </dsp:style>
    </dsp:sp>
    <dsp:sp modelId="{2A509ACA-F3A0-42ED-94DF-C1D73A575395}">
      <dsp:nvSpPr>
        <dsp:cNvPr id="0" name=""/>
        <dsp:cNvSpPr/>
      </dsp:nvSpPr>
      <dsp:spPr>
        <a:xfrm>
          <a:off x="1254500" y="576990"/>
          <a:ext cx="91440" cy="557437"/>
        </a:xfrm>
        <a:custGeom>
          <a:avLst/>
          <a:gdLst/>
          <a:ahLst/>
          <a:cxnLst/>
          <a:rect l="0" t="0" r="0" b="0"/>
          <a:pathLst>
            <a:path>
              <a:moveTo>
                <a:pt x="45720" y="0"/>
              </a:moveTo>
              <a:lnTo>
                <a:pt x="45720" y="558122"/>
              </a:lnTo>
              <a:lnTo>
                <a:pt x="117274" y="558122"/>
              </a:lnTo>
            </a:path>
          </a:pathLst>
        </a:custGeom>
        <a:noFill/>
        <a:ln w="12700" cap="flat" cmpd="sng" algn="ctr">
          <a:solidFill>
            <a:srgbClr val="156082">
              <a:hueOff val="0"/>
              <a:satOff val="0"/>
              <a:lumOff val="0"/>
              <a:alphaOff val="0"/>
            </a:srgbClr>
          </a:solidFill>
          <a:prstDash val="solid"/>
          <a:miter lim="800000"/>
        </a:ln>
        <a:effectLst/>
        <a:scene3d>
          <a:camera prst="orthographicFront"/>
          <a:lightRig rig="threePt" dir="t">
            <a:rot lat="0" lon="0" rev="7500000"/>
          </a:lightRig>
        </a:scene3d>
        <a:sp3d z="-40000" prstMaterial="matte"/>
      </dsp:spPr>
      <dsp:style>
        <a:lnRef idx="2">
          <a:scrgbClr r="0" g="0" b="0"/>
        </a:lnRef>
        <a:fillRef idx="0">
          <a:scrgbClr r="0" g="0" b="0"/>
        </a:fillRef>
        <a:effectRef idx="0">
          <a:scrgbClr r="0" g="0" b="0"/>
        </a:effectRef>
        <a:fontRef idx="minor"/>
      </dsp:style>
    </dsp:sp>
    <dsp:sp modelId="{B32C6BBF-33E8-476F-A2B5-162C910B4138}">
      <dsp:nvSpPr>
        <dsp:cNvPr id="0" name=""/>
        <dsp:cNvSpPr/>
      </dsp:nvSpPr>
      <dsp:spPr>
        <a:xfrm>
          <a:off x="1254500" y="576990"/>
          <a:ext cx="91440" cy="219163"/>
        </a:xfrm>
        <a:custGeom>
          <a:avLst/>
          <a:gdLst/>
          <a:ahLst/>
          <a:cxnLst/>
          <a:rect l="0" t="0" r="0" b="0"/>
          <a:pathLst>
            <a:path>
              <a:moveTo>
                <a:pt x="45720" y="0"/>
              </a:moveTo>
              <a:lnTo>
                <a:pt x="45720" y="219432"/>
              </a:lnTo>
              <a:lnTo>
                <a:pt x="117274" y="219432"/>
              </a:lnTo>
            </a:path>
          </a:pathLst>
        </a:custGeom>
        <a:noFill/>
        <a:ln w="12700" cap="flat" cmpd="sng" algn="ctr">
          <a:solidFill>
            <a:srgbClr val="156082">
              <a:hueOff val="0"/>
              <a:satOff val="0"/>
              <a:lumOff val="0"/>
              <a:alphaOff val="0"/>
            </a:srgbClr>
          </a:solidFill>
          <a:prstDash val="solid"/>
          <a:miter lim="800000"/>
        </a:ln>
        <a:effectLst/>
        <a:scene3d>
          <a:camera prst="orthographicFront"/>
          <a:lightRig rig="threePt" dir="t">
            <a:rot lat="0" lon="0" rev="7500000"/>
          </a:lightRig>
        </a:scene3d>
        <a:sp3d z="-40000" prstMaterial="matte"/>
      </dsp:spPr>
      <dsp:style>
        <a:lnRef idx="2">
          <a:scrgbClr r="0" g="0" b="0"/>
        </a:lnRef>
        <a:fillRef idx="0">
          <a:scrgbClr r="0" g="0" b="0"/>
        </a:fillRef>
        <a:effectRef idx="0">
          <a:scrgbClr r="0" g="0" b="0"/>
        </a:effectRef>
        <a:fontRef idx="minor"/>
      </dsp:style>
    </dsp:sp>
    <dsp:sp modelId="{C5446B98-90B5-4C90-AED0-2303A361AE24}">
      <dsp:nvSpPr>
        <dsp:cNvPr id="0" name=""/>
        <dsp:cNvSpPr/>
      </dsp:nvSpPr>
      <dsp:spPr>
        <a:xfrm>
          <a:off x="1445077" y="238716"/>
          <a:ext cx="91440" cy="100052"/>
        </a:xfrm>
        <a:custGeom>
          <a:avLst/>
          <a:gdLst/>
          <a:ahLst/>
          <a:cxnLst/>
          <a:rect l="0" t="0" r="0" b="0"/>
          <a:pathLst>
            <a:path>
              <a:moveTo>
                <a:pt x="45720" y="0"/>
              </a:moveTo>
              <a:lnTo>
                <a:pt x="45720" y="100175"/>
              </a:lnTo>
            </a:path>
          </a:pathLst>
        </a:custGeom>
        <a:noFill/>
        <a:ln w="12700" cap="flat" cmpd="sng" algn="ctr">
          <a:solidFill>
            <a:srgbClr val="4EA72E">
              <a:hueOff val="0"/>
              <a:satOff val="0"/>
              <a:lumOff val="0"/>
              <a:alphaOff val="0"/>
            </a:srgbClr>
          </a:solidFill>
          <a:prstDash val="solid"/>
          <a:miter lim="800000"/>
        </a:ln>
        <a:effectLst/>
        <a:scene3d>
          <a:camera prst="orthographicFront"/>
          <a:lightRig rig="threePt" dir="t">
            <a:rot lat="0" lon="0" rev="7500000"/>
          </a:lightRig>
        </a:scene3d>
        <a:sp3d z="-40000" prstMaterial="matte"/>
      </dsp:spPr>
      <dsp:style>
        <a:lnRef idx="2">
          <a:scrgbClr r="0" g="0" b="0"/>
        </a:lnRef>
        <a:fillRef idx="0">
          <a:scrgbClr r="0" g="0" b="0"/>
        </a:fillRef>
        <a:effectRef idx="0">
          <a:scrgbClr r="0" g="0" b="0"/>
        </a:effectRef>
        <a:fontRef idx="minor"/>
      </dsp:style>
    </dsp:sp>
    <dsp:sp modelId="{88F9E150-6672-48AA-8983-41BE2AD30AF4}">
      <dsp:nvSpPr>
        <dsp:cNvPr id="0" name=""/>
        <dsp:cNvSpPr/>
      </dsp:nvSpPr>
      <dsp:spPr>
        <a:xfrm>
          <a:off x="659853" y="566618"/>
          <a:ext cx="91440" cy="1244356"/>
        </a:xfrm>
        <a:custGeom>
          <a:avLst/>
          <a:gdLst/>
          <a:ahLst/>
          <a:cxnLst/>
          <a:rect l="0" t="0" r="0" b="0"/>
          <a:pathLst>
            <a:path>
              <a:moveTo>
                <a:pt x="45720" y="0"/>
              </a:moveTo>
              <a:lnTo>
                <a:pt x="45720" y="1245885"/>
              </a:lnTo>
              <a:lnTo>
                <a:pt x="135448" y="1245885"/>
              </a:lnTo>
            </a:path>
          </a:pathLst>
        </a:custGeom>
        <a:noFill/>
        <a:ln w="12700" cap="flat" cmpd="sng" algn="ctr">
          <a:solidFill>
            <a:srgbClr val="156082">
              <a:hueOff val="0"/>
              <a:satOff val="0"/>
              <a:lumOff val="0"/>
              <a:alphaOff val="0"/>
            </a:srgbClr>
          </a:solidFill>
          <a:prstDash val="solid"/>
          <a:miter lim="800000"/>
        </a:ln>
        <a:effectLst/>
        <a:scene3d>
          <a:camera prst="orthographicFront"/>
          <a:lightRig rig="threePt" dir="t">
            <a:rot lat="0" lon="0" rev="7500000"/>
          </a:lightRig>
        </a:scene3d>
        <a:sp3d z="-40000" prstMaterial="matte"/>
      </dsp:spPr>
      <dsp:style>
        <a:lnRef idx="2">
          <a:scrgbClr r="0" g="0" b="0"/>
        </a:lnRef>
        <a:fillRef idx="0">
          <a:scrgbClr r="0" g="0" b="0"/>
        </a:fillRef>
        <a:effectRef idx="0">
          <a:scrgbClr r="0" g="0" b="0"/>
        </a:effectRef>
        <a:fontRef idx="minor"/>
      </dsp:style>
    </dsp:sp>
    <dsp:sp modelId="{DDB396D1-F420-454D-ABE9-BBAD72F7BEA1}">
      <dsp:nvSpPr>
        <dsp:cNvPr id="0" name=""/>
        <dsp:cNvSpPr/>
      </dsp:nvSpPr>
      <dsp:spPr>
        <a:xfrm>
          <a:off x="659853" y="566618"/>
          <a:ext cx="91440" cy="906082"/>
        </a:xfrm>
        <a:custGeom>
          <a:avLst/>
          <a:gdLst/>
          <a:ahLst/>
          <a:cxnLst/>
          <a:rect l="0" t="0" r="0" b="0"/>
          <a:pathLst>
            <a:path>
              <a:moveTo>
                <a:pt x="45720" y="0"/>
              </a:moveTo>
              <a:lnTo>
                <a:pt x="45720" y="907196"/>
              </a:lnTo>
              <a:lnTo>
                <a:pt x="135448" y="907196"/>
              </a:lnTo>
            </a:path>
          </a:pathLst>
        </a:custGeom>
        <a:noFill/>
        <a:ln w="12700" cap="flat" cmpd="sng" algn="ctr">
          <a:solidFill>
            <a:srgbClr val="156082">
              <a:hueOff val="0"/>
              <a:satOff val="0"/>
              <a:lumOff val="0"/>
              <a:alphaOff val="0"/>
            </a:srgbClr>
          </a:solidFill>
          <a:prstDash val="solid"/>
          <a:miter lim="800000"/>
        </a:ln>
        <a:effectLst/>
        <a:scene3d>
          <a:camera prst="orthographicFront"/>
          <a:lightRig rig="threePt" dir="t">
            <a:rot lat="0" lon="0" rev="7500000"/>
          </a:lightRig>
        </a:scene3d>
        <a:sp3d z="-40000" prstMaterial="matte"/>
      </dsp:spPr>
      <dsp:style>
        <a:lnRef idx="2">
          <a:scrgbClr r="0" g="0" b="0"/>
        </a:lnRef>
        <a:fillRef idx="0">
          <a:scrgbClr r="0" g="0" b="0"/>
        </a:fillRef>
        <a:effectRef idx="0">
          <a:scrgbClr r="0" g="0" b="0"/>
        </a:effectRef>
        <a:fontRef idx="minor"/>
      </dsp:style>
    </dsp:sp>
    <dsp:sp modelId="{E8C1636D-0608-4028-93FA-E52B6E59858D}">
      <dsp:nvSpPr>
        <dsp:cNvPr id="0" name=""/>
        <dsp:cNvSpPr/>
      </dsp:nvSpPr>
      <dsp:spPr>
        <a:xfrm>
          <a:off x="659853" y="566618"/>
          <a:ext cx="91440" cy="567809"/>
        </a:xfrm>
        <a:custGeom>
          <a:avLst/>
          <a:gdLst/>
          <a:ahLst/>
          <a:cxnLst/>
          <a:rect l="0" t="0" r="0" b="0"/>
          <a:pathLst>
            <a:path>
              <a:moveTo>
                <a:pt x="45720" y="0"/>
              </a:moveTo>
              <a:lnTo>
                <a:pt x="45720" y="568506"/>
              </a:lnTo>
              <a:lnTo>
                <a:pt x="135448" y="568506"/>
              </a:lnTo>
            </a:path>
          </a:pathLst>
        </a:custGeom>
        <a:noFill/>
        <a:ln w="12700" cap="flat" cmpd="sng" algn="ctr">
          <a:solidFill>
            <a:srgbClr val="156082">
              <a:hueOff val="0"/>
              <a:satOff val="0"/>
              <a:lumOff val="0"/>
              <a:alphaOff val="0"/>
            </a:srgbClr>
          </a:solidFill>
          <a:prstDash val="solid"/>
          <a:miter lim="800000"/>
        </a:ln>
        <a:effectLst/>
        <a:scene3d>
          <a:camera prst="orthographicFront"/>
          <a:lightRig rig="threePt" dir="t">
            <a:rot lat="0" lon="0" rev="7500000"/>
          </a:lightRig>
        </a:scene3d>
        <a:sp3d z="-40000" prstMaterial="matte"/>
      </dsp:spPr>
      <dsp:style>
        <a:lnRef idx="2">
          <a:scrgbClr r="0" g="0" b="0"/>
        </a:lnRef>
        <a:fillRef idx="0">
          <a:scrgbClr r="0" g="0" b="0"/>
        </a:fillRef>
        <a:effectRef idx="0">
          <a:scrgbClr r="0" g="0" b="0"/>
        </a:effectRef>
        <a:fontRef idx="minor"/>
      </dsp:style>
    </dsp:sp>
    <dsp:sp modelId="{0E6C581A-25B7-4D05-B16E-BDC60C5B7B77}">
      <dsp:nvSpPr>
        <dsp:cNvPr id="0" name=""/>
        <dsp:cNvSpPr/>
      </dsp:nvSpPr>
      <dsp:spPr>
        <a:xfrm>
          <a:off x="659853" y="566618"/>
          <a:ext cx="91440" cy="229535"/>
        </a:xfrm>
        <a:custGeom>
          <a:avLst/>
          <a:gdLst/>
          <a:ahLst/>
          <a:cxnLst/>
          <a:rect l="0" t="0" r="0" b="0"/>
          <a:pathLst>
            <a:path>
              <a:moveTo>
                <a:pt x="45720" y="0"/>
              </a:moveTo>
              <a:lnTo>
                <a:pt x="45720" y="229817"/>
              </a:lnTo>
              <a:lnTo>
                <a:pt x="135448" y="229817"/>
              </a:lnTo>
            </a:path>
          </a:pathLst>
        </a:custGeom>
        <a:noFill/>
        <a:ln w="12700" cap="flat" cmpd="sng" algn="ctr">
          <a:solidFill>
            <a:srgbClr val="156082">
              <a:hueOff val="0"/>
              <a:satOff val="0"/>
              <a:lumOff val="0"/>
              <a:alphaOff val="0"/>
            </a:srgbClr>
          </a:solidFill>
          <a:prstDash val="solid"/>
          <a:miter lim="800000"/>
        </a:ln>
        <a:effectLst/>
        <a:scene3d>
          <a:camera prst="orthographicFront"/>
          <a:lightRig rig="threePt" dir="t">
            <a:rot lat="0" lon="0" rev="7500000"/>
          </a:lightRig>
        </a:scene3d>
        <a:sp3d z="-40000" prstMaterial="matte"/>
      </dsp:spPr>
      <dsp:style>
        <a:lnRef idx="2">
          <a:scrgbClr r="0" g="0" b="0"/>
        </a:lnRef>
        <a:fillRef idx="0">
          <a:scrgbClr r="0" g="0" b="0"/>
        </a:fillRef>
        <a:effectRef idx="0">
          <a:scrgbClr r="0" g="0" b="0"/>
        </a:effectRef>
        <a:fontRef idx="minor"/>
      </dsp:style>
    </dsp:sp>
    <dsp:sp modelId="{B9BB75B8-E5A7-42D6-86CF-3E58F7983A39}">
      <dsp:nvSpPr>
        <dsp:cNvPr id="0" name=""/>
        <dsp:cNvSpPr/>
      </dsp:nvSpPr>
      <dsp:spPr>
        <a:xfrm>
          <a:off x="896150" y="192996"/>
          <a:ext cx="594647" cy="91440"/>
        </a:xfrm>
        <a:custGeom>
          <a:avLst/>
          <a:gdLst/>
          <a:ahLst/>
          <a:cxnLst/>
          <a:rect l="0" t="0" r="0" b="0"/>
          <a:pathLst>
            <a:path>
              <a:moveTo>
                <a:pt x="595377" y="45720"/>
              </a:moveTo>
              <a:lnTo>
                <a:pt x="595377" y="85422"/>
              </a:lnTo>
              <a:lnTo>
                <a:pt x="0" y="85422"/>
              </a:lnTo>
              <a:lnTo>
                <a:pt x="0" y="135510"/>
              </a:lnTo>
            </a:path>
          </a:pathLst>
        </a:custGeom>
        <a:noFill/>
        <a:ln w="12700" cap="flat" cmpd="sng" algn="ctr">
          <a:solidFill>
            <a:srgbClr val="4EA72E">
              <a:hueOff val="0"/>
              <a:satOff val="0"/>
              <a:lumOff val="0"/>
              <a:alphaOff val="0"/>
            </a:srgbClr>
          </a:solidFill>
          <a:prstDash val="solid"/>
          <a:miter lim="800000"/>
        </a:ln>
        <a:effectLst/>
        <a:scene3d>
          <a:camera prst="orthographicFront"/>
          <a:lightRig rig="threePt" dir="t">
            <a:rot lat="0" lon="0" rev="7500000"/>
          </a:lightRig>
        </a:scene3d>
        <a:sp3d z="-40000" prstMaterial="matte"/>
      </dsp:spPr>
      <dsp:style>
        <a:lnRef idx="2">
          <a:scrgbClr r="0" g="0" b="0"/>
        </a:lnRef>
        <a:fillRef idx="0">
          <a:scrgbClr r="0" g="0" b="0"/>
        </a:fillRef>
        <a:effectRef idx="0">
          <a:scrgbClr r="0" g="0" b="0"/>
        </a:effectRef>
        <a:fontRef idx="minor"/>
      </dsp:style>
    </dsp:sp>
    <dsp:sp modelId="{267546A1-AEA5-4DA6-9CDA-5AF62EBE8B28}">
      <dsp:nvSpPr>
        <dsp:cNvPr id="0" name=""/>
        <dsp:cNvSpPr/>
      </dsp:nvSpPr>
      <dsp:spPr>
        <a:xfrm>
          <a:off x="1252576" y="495"/>
          <a:ext cx="476441" cy="238220"/>
        </a:xfrm>
        <a:prstGeom prst="rect">
          <a:avLst/>
        </a:prstGeom>
        <a:gradFill rotWithShape="0">
          <a:gsLst>
            <a:gs pos="0">
              <a:srgbClr val="0F9ED5">
                <a:hueOff val="0"/>
                <a:satOff val="0"/>
                <a:lumOff val="0"/>
                <a:alphaOff val="0"/>
                <a:satMod val="103000"/>
                <a:lumMod val="102000"/>
                <a:tint val="94000"/>
              </a:srgbClr>
            </a:gs>
            <a:gs pos="50000">
              <a:srgbClr val="0F9ED5">
                <a:hueOff val="0"/>
                <a:satOff val="0"/>
                <a:lumOff val="0"/>
                <a:alphaOff val="0"/>
                <a:satMod val="110000"/>
                <a:lumMod val="100000"/>
                <a:shade val="100000"/>
              </a:srgbClr>
            </a:gs>
            <a:gs pos="100000">
              <a:srgbClr val="0F9ED5">
                <a:hueOff val="0"/>
                <a:satOff val="0"/>
                <a:lumOff val="0"/>
                <a:alphaOff val="0"/>
                <a:lumMod val="99000"/>
                <a:satMod val="120000"/>
                <a:shade val="78000"/>
              </a:srgb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20955" tIns="13970" rIns="20955" bIns="13970" numCol="1" spcCol="1270" anchor="ctr" anchorCtr="0">
          <a:noAutofit/>
        </a:bodyPr>
        <a:lstStyle/>
        <a:p>
          <a:pPr marL="0" lvl="0" indent="0" algn="ctr" defTabSz="488950">
            <a:lnSpc>
              <a:spcPct val="90000"/>
            </a:lnSpc>
            <a:spcBef>
              <a:spcPct val="0"/>
            </a:spcBef>
            <a:spcAft>
              <a:spcPct val="35000"/>
            </a:spcAft>
            <a:buNone/>
          </a:pPr>
          <a:r>
            <a:rPr lang="en-US" sz="1100" b="1" kern="1200" dirty="0">
              <a:solidFill>
                <a:sysClr val="window" lastClr="FFFFFF"/>
              </a:solidFill>
              <a:latin typeface="Segoe UI"/>
              <a:ea typeface="+mn-ea"/>
              <a:cs typeface="+mn-cs"/>
            </a:rPr>
            <a:t>User Group</a:t>
          </a:r>
        </a:p>
      </dsp:txBody>
      <dsp:txXfrm>
        <a:off x="1252576" y="495"/>
        <a:ext cx="476441" cy="238220"/>
      </dsp:txXfrm>
    </dsp:sp>
    <dsp:sp modelId="{CA29372C-674C-4A82-8C9F-D4A4AA5AED09}">
      <dsp:nvSpPr>
        <dsp:cNvPr id="0" name=""/>
        <dsp:cNvSpPr/>
      </dsp:nvSpPr>
      <dsp:spPr>
        <a:xfrm>
          <a:off x="657929" y="328397"/>
          <a:ext cx="476441" cy="238220"/>
        </a:xfrm>
        <a:prstGeom prst="rect">
          <a:avLst/>
        </a:prstGeom>
        <a:gradFill rotWithShape="0">
          <a:gsLst>
            <a:gs pos="0">
              <a:srgbClr val="4EA72E">
                <a:hueOff val="0"/>
                <a:satOff val="0"/>
                <a:lumOff val="0"/>
                <a:alphaOff val="0"/>
                <a:satMod val="103000"/>
                <a:lumMod val="102000"/>
                <a:tint val="94000"/>
              </a:srgbClr>
            </a:gs>
            <a:gs pos="50000">
              <a:srgbClr val="4EA72E">
                <a:hueOff val="0"/>
                <a:satOff val="0"/>
                <a:lumOff val="0"/>
                <a:alphaOff val="0"/>
                <a:satMod val="110000"/>
                <a:lumMod val="100000"/>
                <a:shade val="100000"/>
              </a:srgbClr>
            </a:gs>
            <a:gs pos="100000">
              <a:srgbClr val="4EA72E">
                <a:hueOff val="0"/>
                <a:satOff val="0"/>
                <a:lumOff val="0"/>
                <a:alphaOff val="0"/>
                <a:lumMod val="99000"/>
                <a:satMod val="120000"/>
                <a:shade val="78000"/>
              </a:srgb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19050" tIns="12700" rIns="19050" bIns="12700" numCol="1" spcCol="1270" anchor="ctr" anchorCtr="0">
          <a:noAutofit/>
        </a:bodyPr>
        <a:lstStyle/>
        <a:p>
          <a:pPr marL="0" lvl="0" indent="0" algn="ctr" defTabSz="622300">
            <a:lnSpc>
              <a:spcPct val="90000"/>
            </a:lnSpc>
            <a:spcBef>
              <a:spcPct val="0"/>
            </a:spcBef>
            <a:spcAft>
              <a:spcPct val="35000"/>
            </a:spcAft>
            <a:buNone/>
          </a:pPr>
          <a:r>
            <a:rPr lang="en-US" sz="1000" b="1" kern="1200" dirty="0">
              <a:solidFill>
                <a:sysClr val="window" lastClr="FFFFFF"/>
              </a:solidFill>
              <a:latin typeface="Calibri" panose="020F0502020204030204"/>
              <a:ea typeface="+mn-ea"/>
              <a:cs typeface="+mn-cs"/>
            </a:rPr>
            <a:t>Entity Level</a:t>
          </a:r>
        </a:p>
      </dsp:txBody>
      <dsp:txXfrm>
        <a:off x="657929" y="328397"/>
        <a:ext cx="476441" cy="238220"/>
      </dsp:txXfrm>
    </dsp:sp>
    <dsp:sp modelId="{4DFD2F29-BE48-4372-8B2B-6C5A2C0F27EC}">
      <dsp:nvSpPr>
        <dsp:cNvPr id="0" name=""/>
        <dsp:cNvSpPr/>
      </dsp:nvSpPr>
      <dsp:spPr>
        <a:xfrm>
          <a:off x="795192" y="677043"/>
          <a:ext cx="476441" cy="238220"/>
        </a:xfrm>
        <a:prstGeom prst="rect">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19050" tIns="12700" rIns="19050" bIns="12700" numCol="1" spcCol="1270" anchor="ctr" anchorCtr="0">
          <a:noAutofit/>
        </a:bodyPr>
        <a:lstStyle/>
        <a:p>
          <a:pPr marL="0" lvl="0" indent="0" algn="ctr" defTabSz="622300">
            <a:lnSpc>
              <a:spcPct val="90000"/>
            </a:lnSpc>
            <a:spcBef>
              <a:spcPct val="0"/>
            </a:spcBef>
            <a:spcAft>
              <a:spcPct val="35000"/>
            </a:spcAft>
            <a:buNone/>
          </a:pPr>
          <a:r>
            <a:rPr lang="en-US" sz="1000" b="1" kern="1200" dirty="0">
              <a:solidFill>
                <a:sysClr val="window" lastClr="FFFFFF"/>
              </a:solidFill>
              <a:latin typeface="Calibri" panose="020F0502020204030204"/>
              <a:ea typeface="+mn-ea"/>
              <a:cs typeface="+mn-cs"/>
            </a:rPr>
            <a:t>All</a:t>
          </a:r>
        </a:p>
      </dsp:txBody>
      <dsp:txXfrm>
        <a:off x="795192" y="677043"/>
        <a:ext cx="476441" cy="238220"/>
      </dsp:txXfrm>
    </dsp:sp>
    <dsp:sp modelId="{510158D6-77DD-40CC-85A2-B02E2611EC6B}">
      <dsp:nvSpPr>
        <dsp:cNvPr id="0" name=""/>
        <dsp:cNvSpPr/>
      </dsp:nvSpPr>
      <dsp:spPr>
        <a:xfrm>
          <a:off x="795192" y="1015317"/>
          <a:ext cx="476441" cy="238220"/>
        </a:xfrm>
        <a:prstGeom prst="rect">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19050" tIns="12700" rIns="19050" bIns="12700" numCol="1" spcCol="1270" anchor="ctr" anchorCtr="0">
          <a:noAutofit/>
        </a:bodyPr>
        <a:lstStyle/>
        <a:p>
          <a:pPr marL="0" lvl="0" indent="0" algn="ctr" defTabSz="622300">
            <a:lnSpc>
              <a:spcPct val="90000"/>
            </a:lnSpc>
            <a:spcBef>
              <a:spcPct val="0"/>
            </a:spcBef>
            <a:spcAft>
              <a:spcPct val="35000"/>
            </a:spcAft>
            <a:buNone/>
          </a:pPr>
          <a:r>
            <a:rPr lang="en-US" sz="1000" b="1" kern="1200" dirty="0">
              <a:solidFill>
                <a:sysClr val="window" lastClr="FFFFFF"/>
              </a:solidFill>
              <a:latin typeface="Calibri" panose="020F0502020204030204"/>
              <a:ea typeface="+mn-ea"/>
              <a:cs typeface="+mn-cs"/>
            </a:rPr>
            <a:t>PL</a:t>
          </a:r>
        </a:p>
      </dsp:txBody>
      <dsp:txXfrm>
        <a:off x="795192" y="1015317"/>
        <a:ext cx="476441" cy="238220"/>
      </dsp:txXfrm>
    </dsp:sp>
    <dsp:sp modelId="{64DA6341-64C4-45DA-B455-92DD1AC1826A}">
      <dsp:nvSpPr>
        <dsp:cNvPr id="0" name=""/>
        <dsp:cNvSpPr/>
      </dsp:nvSpPr>
      <dsp:spPr>
        <a:xfrm>
          <a:off x="795192" y="1353590"/>
          <a:ext cx="476441" cy="238220"/>
        </a:xfrm>
        <a:prstGeom prst="rect">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19050" tIns="12700" rIns="19050" bIns="12700" numCol="1" spcCol="1270" anchor="ctr" anchorCtr="0">
          <a:noAutofit/>
        </a:bodyPr>
        <a:lstStyle/>
        <a:p>
          <a:pPr marL="0" lvl="0" indent="0" algn="ctr" defTabSz="622300">
            <a:lnSpc>
              <a:spcPct val="90000"/>
            </a:lnSpc>
            <a:spcBef>
              <a:spcPct val="0"/>
            </a:spcBef>
            <a:spcAft>
              <a:spcPct val="35000"/>
            </a:spcAft>
            <a:buNone/>
          </a:pPr>
          <a:r>
            <a:rPr lang="en-US" sz="1000" b="1" kern="1200" dirty="0">
              <a:solidFill>
                <a:sysClr val="window" lastClr="FFFFFF"/>
              </a:solidFill>
              <a:latin typeface="Calibri" panose="020F0502020204030204"/>
              <a:ea typeface="+mn-ea"/>
              <a:cs typeface="+mn-cs"/>
            </a:rPr>
            <a:t>Account</a:t>
          </a:r>
        </a:p>
      </dsp:txBody>
      <dsp:txXfrm>
        <a:off x="795192" y="1353590"/>
        <a:ext cx="476441" cy="238220"/>
      </dsp:txXfrm>
    </dsp:sp>
    <dsp:sp modelId="{EDC144D5-722C-4598-BA91-DE388DAFB6C9}">
      <dsp:nvSpPr>
        <dsp:cNvPr id="0" name=""/>
        <dsp:cNvSpPr/>
      </dsp:nvSpPr>
      <dsp:spPr>
        <a:xfrm>
          <a:off x="795192" y="1691864"/>
          <a:ext cx="476441" cy="238220"/>
        </a:xfrm>
        <a:prstGeom prst="rect">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19050" tIns="12700" rIns="19050" bIns="12700" numCol="1" spcCol="1270" anchor="ctr" anchorCtr="0">
          <a:noAutofit/>
        </a:bodyPr>
        <a:lstStyle/>
        <a:p>
          <a:pPr marL="0" lvl="0" indent="0" algn="ctr" defTabSz="622300">
            <a:lnSpc>
              <a:spcPct val="90000"/>
            </a:lnSpc>
            <a:spcBef>
              <a:spcPct val="0"/>
            </a:spcBef>
            <a:spcAft>
              <a:spcPct val="35000"/>
            </a:spcAft>
            <a:buNone/>
          </a:pPr>
          <a:r>
            <a:rPr lang="en-US" sz="1000" b="1" kern="1200" dirty="0">
              <a:solidFill>
                <a:sysClr val="window" lastClr="FFFFFF"/>
              </a:solidFill>
              <a:latin typeface="Calibri" panose="020F0502020204030204"/>
              <a:ea typeface="+mn-ea"/>
              <a:cs typeface="+mn-cs"/>
            </a:rPr>
            <a:t>Project</a:t>
          </a:r>
        </a:p>
      </dsp:txBody>
      <dsp:txXfrm>
        <a:off x="795192" y="1691864"/>
        <a:ext cx="476441" cy="238220"/>
      </dsp:txXfrm>
    </dsp:sp>
    <dsp:sp modelId="{EDF254E6-772F-46F0-A554-F7F9FE1406F9}">
      <dsp:nvSpPr>
        <dsp:cNvPr id="0" name=""/>
        <dsp:cNvSpPr/>
      </dsp:nvSpPr>
      <dsp:spPr>
        <a:xfrm>
          <a:off x="1252576" y="338769"/>
          <a:ext cx="476441" cy="238220"/>
        </a:xfrm>
        <a:prstGeom prst="rect">
          <a:avLst/>
        </a:prstGeom>
        <a:gradFill rotWithShape="0">
          <a:gsLst>
            <a:gs pos="0">
              <a:srgbClr val="4EA72E">
                <a:hueOff val="0"/>
                <a:satOff val="0"/>
                <a:lumOff val="0"/>
                <a:alphaOff val="0"/>
                <a:satMod val="103000"/>
                <a:lumMod val="102000"/>
                <a:tint val="94000"/>
              </a:srgbClr>
            </a:gs>
            <a:gs pos="50000">
              <a:srgbClr val="4EA72E">
                <a:hueOff val="0"/>
                <a:satOff val="0"/>
                <a:lumOff val="0"/>
                <a:alphaOff val="0"/>
                <a:satMod val="110000"/>
                <a:lumMod val="100000"/>
                <a:shade val="100000"/>
              </a:srgbClr>
            </a:gs>
            <a:gs pos="100000">
              <a:srgbClr val="4EA72E">
                <a:hueOff val="0"/>
                <a:satOff val="0"/>
                <a:lumOff val="0"/>
                <a:alphaOff val="0"/>
                <a:lumMod val="99000"/>
                <a:satMod val="120000"/>
                <a:shade val="78000"/>
              </a:srgb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19050" tIns="12700" rIns="19050" bIns="12700" numCol="1" spcCol="1270" anchor="ctr" anchorCtr="0">
          <a:noAutofit/>
        </a:bodyPr>
        <a:lstStyle/>
        <a:p>
          <a:pPr marL="0" lvl="0" indent="0" algn="ctr" defTabSz="622300">
            <a:lnSpc>
              <a:spcPct val="90000"/>
            </a:lnSpc>
            <a:spcBef>
              <a:spcPct val="0"/>
            </a:spcBef>
            <a:spcAft>
              <a:spcPct val="35000"/>
            </a:spcAft>
            <a:buNone/>
          </a:pPr>
          <a:r>
            <a:rPr lang="en-US" sz="1000" b="1" kern="1200" dirty="0">
              <a:solidFill>
                <a:sysClr val="window" lastClr="FFFFFF"/>
              </a:solidFill>
              <a:latin typeface="Calibri" panose="020F0502020204030204"/>
              <a:ea typeface="+mn-ea"/>
              <a:cs typeface="+mn-cs"/>
            </a:rPr>
            <a:t>Module Level</a:t>
          </a:r>
        </a:p>
      </dsp:txBody>
      <dsp:txXfrm>
        <a:off x="1252576" y="338769"/>
        <a:ext cx="476441" cy="238220"/>
      </dsp:txXfrm>
    </dsp:sp>
    <dsp:sp modelId="{EEEF611C-18F2-4516-8FAE-1E58E00F3A58}">
      <dsp:nvSpPr>
        <dsp:cNvPr id="0" name=""/>
        <dsp:cNvSpPr/>
      </dsp:nvSpPr>
      <dsp:spPr>
        <a:xfrm>
          <a:off x="1371686" y="677043"/>
          <a:ext cx="476441" cy="238220"/>
        </a:xfrm>
        <a:prstGeom prst="rect">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19050" tIns="12700" rIns="19050" bIns="12700" numCol="1" spcCol="1270" anchor="ctr" anchorCtr="0">
          <a:noAutofit/>
        </a:bodyPr>
        <a:lstStyle/>
        <a:p>
          <a:pPr marL="0" lvl="0" indent="0" algn="ctr" defTabSz="622300">
            <a:lnSpc>
              <a:spcPct val="90000"/>
            </a:lnSpc>
            <a:spcBef>
              <a:spcPct val="0"/>
            </a:spcBef>
            <a:spcAft>
              <a:spcPct val="35000"/>
            </a:spcAft>
            <a:buNone/>
          </a:pPr>
          <a:r>
            <a:rPr lang="en-US" sz="1000" b="1" kern="1200" dirty="0">
              <a:solidFill>
                <a:sysClr val="window" lastClr="FFFFFF"/>
              </a:solidFill>
              <a:latin typeface="Calibri" panose="020F0502020204030204"/>
              <a:ea typeface="+mn-ea"/>
              <a:cs typeface="+mn-cs"/>
            </a:rPr>
            <a:t>Masters</a:t>
          </a:r>
        </a:p>
      </dsp:txBody>
      <dsp:txXfrm>
        <a:off x="1371686" y="677043"/>
        <a:ext cx="476441" cy="238220"/>
      </dsp:txXfrm>
    </dsp:sp>
    <dsp:sp modelId="{AEAF51D3-491F-44A7-AE44-83D299656358}">
      <dsp:nvSpPr>
        <dsp:cNvPr id="0" name=""/>
        <dsp:cNvSpPr/>
      </dsp:nvSpPr>
      <dsp:spPr>
        <a:xfrm>
          <a:off x="1371686" y="1015317"/>
          <a:ext cx="476441" cy="238220"/>
        </a:xfrm>
        <a:prstGeom prst="rect">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19050" tIns="12700" rIns="19050" bIns="12700" numCol="1" spcCol="1270" anchor="ctr" anchorCtr="0">
          <a:noAutofit/>
        </a:bodyPr>
        <a:lstStyle/>
        <a:p>
          <a:pPr marL="0" lvl="0" indent="0" algn="ctr" defTabSz="622300">
            <a:lnSpc>
              <a:spcPct val="90000"/>
            </a:lnSpc>
            <a:spcBef>
              <a:spcPct val="0"/>
            </a:spcBef>
            <a:spcAft>
              <a:spcPct val="35000"/>
            </a:spcAft>
            <a:buNone/>
          </a:pPr>
          <a:r>
            <a:rPr lang="en-US" sz="1000" b="1" kern="1200" dirty="0">
              <a:solidFill>
                <a:sysClr val="window" lastClr="FFFFFF"/>
              </a:solidFill>
              <a:latin typeface="Calibri" panose="020F0502020204030204"/>
              <a:ea typeface="+mn-ea"/>
              <a:cs typeface="+mn-cs"/>
            </a:rPr>
            <a:t>Module</a:t>
          </a:r>
        </a:p>
      </dsp:txBody>
      <dsp:txXfrm>
        <a:off x="1371686" y="1015317"/>
        <a:ext cx="476441" cy="238220"/>
      </dsp:txXfrm>
    </dsp:sp>
    <dsp:sp modelId="{AD3A3161-79FE-4BEB-9078-1F2530229832}">
      <dsp:nvSpPr>
        <dsp:cNvPr id="0" name=""/>
        <dsp:cNvSpPr/>
      </dsp:nvSpPr>
      <dsp:spPr>
        <a:xfrm>
          <a:off x="1371686" y="1353590"/>
          <a:ext cx="476441" cy="238220"/>
        </a:xfrm>
        <a:prstGeom prst="rect">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19050" tIns="12700" rIns="19050" bIns="12700" numCol="1" spcCol="1270" anchor="ctr" anchorCtr="0">
          <a:noAutofit/>
        </a:bodyPr>
        <a:lstStyle/>
        <a:p>
          <a:pPr marL="0" lvl="0" indent="0" algn="ctr" defTabSz="622300">
            <a:lnSpc>
              <a:spcPct val="90000"/>
            </a:lnSpc>
            <a:spcBef>
              <a:spcPct val="0"/>
            </a:spcBef>
            <a:spcAft>
              <a:spcPct val="35000"/>
            </a:spcAft>
            <a:buNone/>
          </a:pPr>
          <a:r>
            <a:rPr lang="en-US" sz="1000" b="1" kern="1200" dirty="0">
              <a:solidFill>
                <a:sysClr val="window" lastClr="FFFFFF"/>
              </a:solidFill>
              <a:latin typeface="Calibri" panose="020F0502020204030204"/>
              <a:ea typeface="+mn-ea"/>
              <a:cs typeface="+mn-cs"/>
            </a:rPr>
            <a:t>Reports</a:t>
          </a:r>
        </a:p>
      </dsp:txBody>
      <dsp:txXfrm>
        <a:off x="1371686" y="1353590"/>
        <a:ext cx="476441" cy="238220"/>
      </dsp:txXfrm>
    </dsp:sp>
    <dsp:sp modelId="{C195AF7F-3A4C-4148-A02C-B140BFD57F1F}">
      <dsp:nvSpPr>
        <dsp:cNvPr id="0" name=""/>
        <dsp:cNvSpPr/>
      </dsp:nvSpPr>
      <dsp:spPr>
        <a:xfrm>
          <a:off x="1371686" y="1691864"/>
          <a:ext cx="476441" cy="238220"/>
        </a:xfrm>
        <a:prstGeom prst="rect">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19050" tIns="12700" rIns="19050" bIns="12700" numCol="1" spcCol="1270" anchor="ctr" anchorCtr="0">
          <a:noAutofit/>
        </a:bodyPr>
        <a:lstStyle/>
        <a:p>
          <a:pPr marL="0" lvl="0" indent="0" algn="ctr" defTabSz="622300">
            <a:lnSpc>
              <a:spcPct val="90000"/>
            </a:lnSpc>
            <a:spcBef>
              <a:spcPct val="0"/>
            </a:spcBef>
            <a:spcAft>
              <a:spcPct val="35000"/>
            </a:spcAft>
            <a:buNone/>
          </a:pPr>
          <a:r>
            <a:rPr lang="en-US" sz="1000" b="1" kern="1200" dirty="0">
              <a:solidFill>
                <a:sysClr val="window" lastClr="FFFFFF"/>
              </a:solidFill>
              <a:latin typeface="Calibri" panose="020F0502020204030204"/>
              <a:ea typeface="+mn-ea"/>
              <a:cs typeface="+mn-cs"/>
            </a:rPr>
            <a:t>Configurations</a:t>
          </a:r>
        </a:p>
      </dsp:txBody>
      <dsp:txXfrm>
        <a:off x="1371686" y="1691864"/>
        <a:ext cx="476441" cy="238220"/>
      </dsp:txXfrm>
    </dsp:sp>
    <dsp:sp modelId="{39786BF2-7C04-4C8E-83F2-352DC054A6DF}">
      <dsp:nvSpPr>
        <dsp:cNvPr id="0" name=""/>
        <dsp:cNvSpPr/>
      </dsp:nvSpPr>
      <dsp:spPr>
        <a:xfrm>
          <a:off x="1371686" y="2030138"/>
          <a:ext cx="476441" cy="238220"/>
        </a:xfrm>
        <a:prstGeom prst="rect">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19050" tIns="12700" rIns="19050" bIns="12700" numCol="1" spcCol="1270" anchor="ctr" anchorCtr="0">
          <a:noAutofit/>
        </a:bodyPr>
        <a:lstStyle/>
        <a:p>
          <a:pPr marL="0" lvl="0" indent="0" algn="ctr" defTabSz="622300">
            <a:lnSpc>
              <a:spcPct val="90000"/>
            </a:lnSpc>
            <a:spcBef>
              <a:spcPct val="0"/>
            </a:spcBef>
            <a:spcAft>
              <a:spcPct val="35000"/>
            </a:spcAft>
            <a:buNone/>
          </a:pPr>
          <a:r>
            <a:rPr lang="en-US" sz="1000" b="1" kern="1200" dirty="0">
              <a:solidFill>
                <a:sysClr val="window" lastClr="FFFFFF"/>
              </a:solidFill>
              <a:latin typeface="Calibri" panose="020F0502020204030204"/>
              <a:ea typeface="+mn-ea"/>
              <a:cs typeface="+mn-cs"/>
            </a:rPr>
            <a:t>User Creations</a:t>
          </a:r>
        </a:p>
      </dsp:txBody>
      <dsp:txXfrm>
        <a:off x="1371686" y="2030138"/>
        <a:ext cx="476441" cy="238220"/>
      </dsp:txXfrm>
    </dsp:sp>
    <dsp:sp modelId="{719336C6-ACAC-438F-9186-0DABC387C6B9}">
      <dsp:nvSpPr>
        <dsp:cNvPr id="0" name=""/>
        <dsp:cNvSpPr/>
      </dsp:nvSpPr>
      <dsp:spPr>
        <a:xfrm>
          <a:off x="1829071" y="338769"/>
          <a:ext cx="476441" cy="238220"/>
        </a:xfrm>
        <a:prstGeom prst="rect">
          <a:avLst/>
        </a:prstGeom>
        <a:gradFill rotWithShape="0">
          <a:gsLst>
            <a:gs pos="0">
              <a:srgbClr val="4EA72E">
                <a:hueOff val="0"/>
                <a:satOff val="0"/>
                <a:lumOff val="0"/>
                <a:alphaOff val="0"/>
                <a:satMod val="103000"/>
                <a:lumMod val="102000"/>
                <a:tint val="94000"/>
              </a:srgbClr>
            </a:gs>
            <a:gs pos="50000">
              <a:srgbClr val="4EA72E">
                <a:hueOff val="0"/>
                <a:satOff val="0"/>
                <a:lumOff val="0"/>
                <a:alphaOff val="0"/>
                <a:satMod val="110000"/>
                <a:lumMod val="100000"/>
                <a:shade val="100000"/>
              </a:srgbClr>
            </a:gs>
            <a:gs pos="100000">
              <a:srgbClr val="4EA72E">
                <a:hueOff val="0"/>
                <a:satOff val="0"/>
                <a:lumOff val="0"/>
                <a:alphaOff val="0"/>
                <a:lumMod val="99000"/>
                <a:satMod val="120000"/>
                <a:shade val="78000"/>
              </a:srgb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19050" tIns="12700" rIns="19050" bIns="12700" numCol="1" spcCol="1270" anchor="ctr" anchorCtr="0">
          <a:noAutofit/>
        </a:bodyPr>
        <a:lstStyle/>
        <a:p>
          <a:pPr marL="0" lvl="0" indent="0" algn="ctr" defTabSz="622300">
            <a:lnSpc>
              <a:spcPct val="90000"/>
            </a:lnSpc>
            <a:spcBef>
              <a:spcPct val="0"/>
            </a:spcBef>
            <a:spcAft>
              <a:spcPct val="35000"/>
            </a:spcAft>
            <a:buNone/>
          </a:pPr>
          <a:r>
            <a:rPr lang="en-US" sz="1000" b="1" kern="1200" dirty="0">
              <a:solidFill>
                <a:sysClr val="window" lastClr="FFFFFF"/>
              </a:solidFill>
              <a:latin typeface="Calibri" panose="020F0502020204030204"/>
              <a:ea typeface="+mn-ea"/>
              <a:cs typeface="+mn-cs"/>
            </a:rPr>
            <a:t>Access Level</a:t>
          </a:r>
        </a:p>
      </dsp:txBody>
      <dsp:txXfrm>
        <a:off x="1829071" y="338769"/>
        <a:ext cx="476441" cy="238220"/>
      </dsp:txXfrm>
    </dsp:sp>
    <dsp:sp modelId="{8FD955F9-9CA8-4019-B9B3-785DE2179EF0}">
      <dsp:nvSpPr>
        <dsp:cNvPr id="0" name=""/>
        <dsp:cNvSpPr/>
      </dsp:nvSpPr>
      <dsp:spPr>
        <a:xfrm>
          <a:off x="1948181" y="677043"/>
          <a:ext cx="476441" cy="238220"/>
        </a:xfrm>
        <a:prstGeom prst="rect">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19050" tIns="12700" rIns="19050" bIns="12700" numCol="1" spcCol="1270" anchor="ctr" anchorCtr="0">
          <a:noAutofit/>
        </a:bodyPr>
        <a:lstStyle/>
        <a:p>
          <a:pPr marL="0" lvl="0" indent="0" algn="ctr" defTabSz="622300">
            <a:lnSpc>
              <a:spcPct val="90000"/>
            </a:lnSpc>
            <a:spcBef>
              <a:spcPct val="0"/>
            </a:spcBef>
            <a:spcAft>
              <a:spcPct val="35000"/>
            </a:spcAft>
            <a:buNone/>
          </a:pPr>
          <a:r>
            <a:rPr lang="en-US" sz="1000" b="1" kern="1200" dirty="0">
              <a:solidFill>
                <a:sysClr val="window" lastClr="FFFFFF"/>
              </a:solidFill>
              <a:latin typeface="Calibri" panose="020F0502020204030204"/>
              <a:ea typeface="+mn-ea"/>
              <a:cs typeface="+mn-cs"/>
            </a:rPr>
            <a:t>Add</a:t>
          </a:r>
        </a:p>
      </dsp:txBody>
      <dsp:txXfrm>
        <a:off x="1948181" y="677043"/>
        <a:ext cx="476441" cy="238220"/>
      </dsp:txXfrm>
    </dsp:sp>
    <dsp:sp modelId="{7B69FBA2-F09E-4C06-84A9-D9BD22E42E8E}">
      <dsp:nvSpPr>
        <dsp:cNvPr id="0" name=""/>
        <dsp:cNvSpPr/>
      </dsp:nvSpPr>
      <dsp:spPr>
        <a:xfrm>
          <a:off x="1948181" y="1015317"/>
          <a:ext cx="476441" cy="238220"/>
        </a:xfrm>
        <a:prstGeom prst="rect">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19050" tIns="12700" rIns="19050" bIns="12700" numCol="1" spcCol="1270" anchor="ctr" anchorCtr="0">
          <a:noAutofit/>
        </a:bodyPr>
        <a:lstStyle/>
        <a:p>
          <a:pPr marL="0" lvl="0" indent="0" algn="ctr" defTabSz="622300">
            <a:lnSpc>
              <a:spcPct val="90000"/>
            </a:lnSpc>
            <a:spcBef>
              <a:spcPct val="0"/>
            </a:spcBef>
            <a:spcAft>
              <a:spcPct val="35000"/>
            </a:spcAft>
            <a:buNone/>
          </a:pPr>
          <a:r>
            <a:rPr lang="en-US" sz="1000" b="1" kern="1200" dirty="0">
              <a:solidFill>
                <a:sysClr val="window" lastClr="FFFFFF"/>
              </a:solidFill>
              <a:latin typeface="Calibri" panose="020F0502020204030204"/>
              <a:ea typeface="+mn-ea"/>
              <a:cs typeface="+mn-cs"/>
            </a:rPr>
            <a:t>Edit</a:t>
          </a:r>
        </a:p>
      </dsp:txBody>
      <dsp:txXfrm>
        <a:off x="1948181" y="1015317"/>
        <a:ext cx="476441" cy="238220"/>
      </dsp:txXfrm>
    </dsp:sp>
    <dsp:sp modelId="{C06E7355-E3E4-4DB4-A941-2FBC680184AE}">
      <dsp:nvSpPr>
        <dsp:cNvPr id="0" name=""/>
        <dsp:cNvSpPr/>
      </dsp:nvSpPr>
      <dsp:spPr>
        <a:xfrm>
          <a:off x="1948181" y="1353590"/>
          <a:ext cx="476441" cy="238220"/>
        </a:xfrm>
        <a:prstGeom prst="rect">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19050" tIns="12700" rIns="19050" bIns="12700" numCol="1" spcCol="1270" anchor="ctr" anchorCtr="0">
          <a:noAutofit/>
        </a:bodyPr>
        <a:lstStyle/>
        <a:p>
          <a:pPr marL="0" lvl="0" indent="0" algn="ctr" defTabSz="622300">
            <a:lnSpc>
              <a:spcPct val="90000"/>
            </a:lnSpc>
            <a:spcBef>
              <a:spcPct val="0"/>
            </a:spcBef>
            <a:spcAft>
              <a:spcPct val="35000"/>
            </a:spcAft>
            <a:buNone/>
          </a:pPr>
          <a:r>
            <a:rPr lang="en-US" sz="1000" b="1" kern="1200" dirty="0">
              <a:solidFill>
                <a:sysClr val="window" lastClr="FFFFFF"/>
              </a:solidFill>
              <a:latin typeface="Calibri" panose="020F0502020204030204"/>
              <a:ea typeface="+mn-ea"/>
              <a:cs typeface="+mn-cs"/>
            </a:rPr>
            <a:t>View</a:t>
          </a:r>
        </a:p>
      </dsp:txBody>
      <dsp:txXfrm>
        <a:off x="1948181" y="1353590"/>
        <a:ext cx="476441" cy="238220"/>
      </dsp:txXfrm>
    </dsp:sp>
    <dsp:sp modelId="{C7E4B9D0-8DF2-46DF-94C1-68CD6C1ACEFB}">
      <dsp:nvSpPr>
        <dsp:cNvPr id="0" name=""/>
        <dsp:cNvSpPr/>
      </dsp:nvSpPr>
      <dsp:spPr>
        <a:xfrm>
          <a:off x="1948181" y="1691864"/>
          <a:ext cx="476441" cy="238220"/>
        </a:xfrm>
        <a:prstGeom prst="rect">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19050" tIns="12700" rIns="19050" bIns="12700" numCol="1" spcCol="1270" anchor="ctr" anchorCtr="0">
          <a:noAutofit/>
        </a:bodyPr>
        <a:lstStyle/>
        <a:p>
          <a:pPr marL="0" lvl="0" indent="0" algn="ctr" defTabSz="622300">
            <a:lnSpc>
              <a:spcPct val="90000"/>
            </a:lnSpc>
            <a:spcBef>
              <a:spcPct val="0"/>
            </a:spcBef>
            <a:spcAft>
              <a:spcPct val="35000"/>
            </a:spcAft>
            <a:buNone/>
          </a:pPr>
          <a:r>
            <a:rPr lang="en-US" sz="1000" b="1" kern="1200" dirty="0">
              <a:solidFill>
                <a:sysClr val="window" lastClr="FFFFFF"/>
              </a:solidFill>
              <a:latin typeface="Calibri" panose="020F0502020204030204"/>
              <a:ea typeface="+mn-ea"/>
              <a:cs typeface="+mn-cs"/>
            </a:rPr>
            <a:t>Delete</a:t>
          </a:r>
        </a:p>
      </dsp:txBody>
      <dsp:txXfrm>
        <a:off x="1948181" y="1691864"/>
        <a:ext cx="476441" cy="238220"/>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2">
  <dgm:title val=""/>
  <dgm:desc val=""/>
  <dgm:catLst>
    <dgm:cat type="3D" pri="11200"/>
  </dgm:catLst>
  <dgm:scene3d>
    <a:camera prst="orthographicFront"/>
    <a:lightRig rig="threePt" dir="t"/>
  </dgm:scene3d>
  <dgm:styleLbl name="node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tx1"/>
      </a:fontRef>
    </dgm:style>
  </dgm:styleLbl>
  <dgm:styleLbl name="aling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a:rot lat="0" lon="0" rev="7500000"/>
      </a:lightRig>
    </dgm:scene3d>
    <dgm:sp3d z="254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a:rot lat="0" lon="0" rev="7500000"/>
      </a:lightRig>
    </dgm:scene3d>
    <dgm:sp3d z="-1524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a:rot lat="0" lon="0" rev="7500000"/>
      </a:lightRig>
    </dgm:scene3d>
    <dgm:sp3d z="-700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a:rot lat="0" lon="0" rev="7500000"/>
      </a:lightRig>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a:rot lat="0" lon="0" rev="7500000"/>
      </a:lightRig>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a:rot lat="0" lon="0" rev="7500000"/>
      </a:lightRig>
    </dgm:scene3d>
    <dgm:sp3d extrusionH="190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a:rot lat="0" lon="0" rev="7500000"/>
      </a:lightRig>
    </dgm:scene3d>
    <dgm:sp3d prstMaterial="plastic">
      <a:bevelT w="127000" h="35400"/>
    </dgm:sp3d>
    <dgm:txPr/>
    <dgm:style>
      <a:lnRef idx="1">
        <a:scrgbClr r="0" g="0" b="0"/>
      </a:lnRef>
      <a:fillRef idx="1">
        <a:scrgbClr r="0" g="0" b="0"/>
      </a:fillRef>
      <a:effectRef idx="2">
        <a:scrgbClr r="0" g="0" b="0"/>
      </a:effectRef>
      <a:fontRef idx="minor">
        <a:schemeClr val="lt1"/>
      </a:fontRef>
    </dgm:style>
  </dgm:styleLbl>
  <dgm:styleLbl name="bgAcc1">
    <dgm:scene3d>
      <a:camera prst="orthographicFront"/>
      <a:lightRig rig="threePt" dir="t">
        <a:rot lat="0" lon="0" rev="7500000"/>
      </a:lightRig>
    </dgm:scene3d>
    <dgm:sp3d z="-152400" extrusionH="63500" prstMaterial="dkEdge">
      <a:bevelT w="124450" h="16350" prst="relaxedInset"/>
      <a:contourClr>
        <a:schemeClr val="bg1"/>
      </a:contourClr>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a:rot lat="0" lon="0" rev="7500000"/>
      </a:lightRig>
    </dgm:scene3d>
    <dgm:sp3d z="152400" extrusionH="63500" prstMaterial="dkEdge">
      <a:bevelT w="120800" h="19050" prst="relaxedInset"/>
      <a:contourClr>
        <a:schemeClr val="bg1"/>
      </a:contourClr>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a:rot lat="0" lon="0" rev="7500000"/>
      </a:lightRig>
    </dgm:scene3d>
    <dgm:sp3d extrusionH="190500" prstMaterial="dkEdge">
      <a:bevelT w="120650" h="38100" prst="relaxedInset"/>
      <a:contourClr>
        <a:schemeClr val="bg1"/>
      </a:contourClr>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a:rot lat="0" lon="0" rev="7500000"/>
      </a:lightRig>
    </dgm:scene3d>
    <dgm:sp3d extrusionH="190500" prstMaterial="dkEdge">
      <a:bevelT w="120650" h="38100" prst="relaxedInset"/>
      <a:bevelB w="120650" h="57150" prst="relaxedInset"/>
      <a:contourClr>
        <a:schemeClr val="bg1"/>
      </a:contourClr>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a:rot lat="0" lon="0" rev="7500000"/>
      </a:lightRig>
    </dgm:scene3d>
    <dgm:sp3d z="-152400" extrusionH="63500" prstMaterial="matte">
      <a:bevelT w="144450" h="6350" prst="relaxedInset"/>
      <a:contourClr>
        <a:schemeClr val="bg1"/>
      </a:contourClr>
    </dgm:sp3d>
    <dgm:txPr/>
    <dgm:style>
      <a:lnRef idx="0">
        <a:scrgbClr r="0" g="0" b="0"/>
      </a:lnRef>
      <a:fillRef idx="3">
        <a:scrgbClr r="0" g="0" b="0"/>
      </a:fillRef>
      <a:effectRef idx="0">
        <a:scrgbClr r="0" g="0" b="0"/>
      </a:effectRef>
      <a:fontRef idx="minor"/>
    </dgm:style>
  </dgm:styleLbl>
  <dgm:styleLbl name="dkBgShp">
    <dgm:scene3d>
      <a:camera prst="orthographicFront"/>
      <a:lightRig rig="threePt" dir="t">
        <a:rot lat="0" lon="0" rev="7500000"/>
      </a:lightRig>
    </dgm:scene3d>
    <dgm:sp3d prstMaterial="plastic">
      <a:bevelT w="127000" h="25400" prst="relaxedInset"/>
      <a:bevelB w="88900" h="121750" prst="angle"/>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LongProperties xmlns="http://schemas.microsoft.com/office/2006/metadata/long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CoverPageProperties xmlns="http://schemas.microsoft.com/office/2006/coverPageProps">
  <PublishDate>Sonata</PublishDate>
  <Abstract/>
  <CompanyAddress/>
  <CompanyPhone/>
  <CompanyFax/>
  <CompanyEmail/>
</CoverPageProperti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FE1FBA3BF4E77A41AF443D635403B8B2" ma:contentTypeVersion="8" ma:contentTypeDescription="Create a new document." ma:contentTypeScope="" ma:versionID="9911ce50b073120d256810f9df96cf70">
  <xsd:schema xmlns:xsd="http://www.w3.org/2001/XMLSchema" xmlns:xs="http://www.w3.org/2001/XMLSchema" xmlns:p="http://schemas.microsoft.com/office/2006/metadata/properties" xmlns:ns2="0efdac34-9db6-427b-8ab8-479c40b5e3c8" targetNamespace="http://schemas.microsoft.com/office/2006/metadata/properties" ma:root="true" ma:fieldsID="f78f94d03d4da536cf36a75c9392c1a4" ns2:_="">
    <xsd:import namespace="0efdac34-9db6-427b-8ab8-479c40b5e3c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fdac34-9db6-427b-8ab8-479c40b5e3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F71FAF2-75AB-4C72-B323-AE75C7DBB85C}">
  <ds:schemaRefs>
    <ds:schemaRef ds:uri="http://schemas.microsoft.com/office/2006/metadata/longProperties"/>
  </ds:schemaRefs>
</ds:datastoreItem>
</file>

<file path=customXml/itemProps2.xml><?xml version="1.0" encoding="utf-8"?>
<ds:datastoreItem xmlns:ds="http://schemas.openxmlformats.org/officeDocument/2006/customXml" ds:itemID="{B514D1AA-0F72-4430-8242-F444B21C85D2}">
  <ds:schemaRefs>
    <ds:schemaRef ds:uri="http://schemas.openxmlformats.org/officeDocument/2006/bibliography"/>
  </ds:schemaRefs>
</ds:datastoreItem>
</file>

<file path=customXml/itemProps3.xml><?xml version="1.0" encoding="utf-8"?>
<ds:datastoreItem xmlns:ds="http://schemas.openxmlformats.org/officeDocument/2006/customXml" ds:itemID="{2F7E03C0-B9D0-4C32-9760-F2BDEF502B4E}">
  <ds:schemaRefs>
    <ds:schemaRef ds:uri="http://schemas.microsoft.com/office/2006/coverPageProps"/>
  </ds:schemaRefs>
</ds:datastoreItem>
</file>

<file path=customXml/itemProps4.xml><?xml version="1.0" encoding="utf-8"?>
<ds:datastoreItem xmlns:ds="http://schemas.openxmlformats.org/officeDocument/2006/customXml" ds:itemID="{71200A3B-20B3-4051-B99A-E58CF02C40E2}">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F3398E20-08F7-47BA-BF7B-957AE505CA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efdac34-9db6-427b-8ab8-479c40b5e3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E1D0DFBB-82E6-4966-B14A-2439A64581D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3924</TotalTime>
  <Pages>19</Pages>
  <Words>4339</Words>
  <Characters>24733</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Business Requirements Document</vt:lpstr>
    </vt:vector>
  </TitlesOfParts>
  <Company>Microsoft</Company>
  <LinksUpToDate>false</LinksUpToDate>
  <CharactersWithSpaces>29014</CharactersWithSpaces>
  <SharedDoc>false</SharedDoc>
  <HLinks>
    <vt:vector size="240" baseType="variant">
      <vt:variant>
        <vt:i4>1507377</vt:i4>
      </vt:variant>
      <vt:variant>
        <vt:i4>116</vt:i4>
      </vt:variant>
      <vt:variant>
        <vt:i4>0</vt:i4>
      </vt:variant>
      <vt:variant>
        <vt:i4>5</vt:i4>
      </vt:variant>
      <vt:variant>
        <vt:lpwstr/>
      </vt:variant>
      <vt:variant>
        <vt:lpwstr>_Toc113621163</vt:lpwstr>
      </vt:variant>
      <vt:variant>
        <vt:i4>1507377</vt:i4>
      </vt:variant>
      <vt:variant>
        <vt:i4>110</vt:i4>
      </vt:variant>
      <vt:variant>
        <vt:i4>0</vt:i4>
      </vt:variant>
      <vt:variant>
        <vt:i4>5</vt:i4>
      </vt:variant>
      <vt:variant>
        <vt:lpwstr/>
      </vt:variant>
      <vt:variant>
        <vt:lpwstr>_Toc113621162</vt:lpwstr>
      </vt:variant>
      <vt:variant>
        <vt:i4>1507377</vt:i4>
      </vt:variant>
      <vt:variant>
        <vt:i4>104</vt:i4>
      </vt:variant>
      <vt:variant>
        <vt:i4>0</vt:i4>
      </vt:variant>
      <vt:variant>
        <vt:i4>5</vt:i4>
      </vt:variant>
      <vt:variant>
        <vt:lpwstr/>
      </vt:variant>
      <vt:variant>
        <vt:lpwstr>_Toc113621161</vt:lpwstr>
      </vt:variant>
      <vt:variant>
        <vt:i4>1507377</vt:i4>
      </vt:variant>
      <vt:variant>
        <vt:i4>98</vt:i4>
      </vt:variant>
      <vt:variant>
        <vt:i4>0</vt:i4>
      </vt:variant>
      <vt:variant>
        <vt:i4>5</vt:i4>
      </vt:variant>
      <vt:variant>
        <vt:lpwstr/>
      </vt:variant>
      <vt:variant>
        <vt:lpwstr>_Toc113621160</vt:lpwstr>
      </vt:variant>
      <vt:variant>
        <vt:i4>1310769</vt:i4>
      </vt:variant>
      <vt:variant>
        <vt:i4>92</vt:i4>
      </vt:variant>
      <vt:variant>
        <vt:i4>0</vt:i4>
      </vt:variant>
      <vt:variant>
        <vt:i4>5</vt:i4>
      </vt:variant>
      <vt:variant>
        <vt:lpwstr/>
      </vt:variant>
      <vt:variant>
        <vt:lpwstr>_Toc113621159</vt:lpwstr>
      </vt:variant>
      <vt:variant>
        <vt:i4>1310769</vt:i4>
      </vt:variant>
      <vt:variant>
        <vt:i4>86</vt:i4>
      </vt:variant>
      <vt:variant>
        <vt:i4>0</vt:i4>
      </vt:variant>
      <vt:variant>
        <vt:i4>5</vt:i4>
      </vt:variant>
      <vt:variant>
        <vt:lpwstr/>
      </vt:variant>
      <vt:variant>
        <vt:lpwstr>_Toc113621158</vt:lpwstr>
      </vt:variant>
      <vt:variant>
        <vt:i4>1310769</vt:i4>
      </vt:variant>
      <vt:variant>
        <vt:i4>80</vt:i4>
      </vt:variant>
      <vt:variant>
        <vt:i4>0</vt:i4>
      </vt:variant>
      <vt:variant>
        <vt:i4>5</vt:i4>
      </vt:variant>
      <vt:variant>
        <vt:lpwstr/>
      </vt:variant>
      <vt:variant>
        <vt:lpwstr>_Toc113621157</vt:lpwstr>
      </vt:variant>
      <vt:variant>
        <vt:i4>1310769</vt:i4>
      </vt:variant>
      <vt:variant>
        <vt:i4>74</vt:i4>
      </vt:variant>
      <vt:variant>
        <vt:i4>0</vt:i4>
      </vt:variant>
      <vt:variant>
        <vt:i4>5</vt:i4>
      </vt:variant>
      <vt:variant>
        <vt:lpwstr/>
      </vt:variant>
      <vt:variant>
        <vt:lpwstr>_Toc113621156</vt:lpwstr>
      </vt:variant>
      <vt:variant>
        <vt:i4>1310769</vt:i4>
      </vt:variant>
      <vt:variant>
        <vt:i4>68</vt:i4>
      </vt:variant>
      <vt:variant>
        <vt:i4>0</vt:i4>
      </vt:variant>
      <vt:variant>
        <vt:i4>5</vt:i4>
      </vt:variant>
      <vt:variant>
        <vt:lpwstr/>
      </vt:variant>
      <vt:variant>
        <vt:lpwstr>_Toc113621155</vt:lpwstr>
      </vt:variant>
      <vt:variant>
        <vt:i4>1310769</vt:i4>
      </vt:variant>
      <vt:variant>
        <vt:i4>62</vt:i4>
      </vt:variant>
      <vt:variant>
        <vt:i4>0</vt:i4>
      </vt:variant>
      <vt:variant>
        <vt:i4>5</vt:i4>
      </vt:variant>
      <vt:variant>
        <vt:lpwstr/>
      </vt:variant>
      <vt:variant>
        <vt:lpwstr>_Toc113621154</vt:lpwstr>
      </vt:variant>
      <vt:variant>
        <vt:i4>1310769</vt:i4>
      </vt:variant>
      <vt:variant>
        <vt:i4>56</vt:i4>
      </vt:variant>
      <vt:variant>
        <vt:i4>0</vt:i4>
      </vt:variant>
      <vt:variant>
        <vt:i4>5</vt:i4>
      </vt:variant>
      <vt:variant>
        <vt:lpwstr/>
      </vt:variant>
      <vt:variant>
        <vt:lpwstr>_Toc113621153</vt:lpwstr>
      </vt:variant>
      <vt:variant>
        <vt:i4>1310769</vt:i4>
      </vt:variant>
      <vt:variant>
        <vt:i4>50</vt:i4>
      </vt:variant>
      <vt:variant>
        <vt:i4>0</vt:i4>
      </vt:variant>
      <vt:variant>
        <vt:i4>5</vt:i4>
      </vt:variant>
      <vt:variant>
        <vt:lpwstr/>
      </vt:variant>
      <vt:variant>
        <vt:lpwstr>_Toc113621152</vt:lpwstr>
      </vt:variant>
      <vt:variant>
        <vt:i4>1310769</vt:i4>
      </vt:variant>
      <vt:variant>
        <vt:i4>44</vt:i4>
      </vt:variant>
      <vt:variant>
        <vt:i4>0</vt:i4>
      </vt:variant>
      <vt:variant>
        <vt:i4>5</vt:i4>
      </vt:variant>
      <vt:variant>
        <vt:lpwstr/>
      </vt:variant>
      <vt:variant>
        <vt:lpwstr>_Toc113621151</vt:lpwstr>
      </vt:variant>
      <vt:variant>
        <vt:i4>1310769</vt:i4>
      </vt:variant>
      <vt:variant>
        <vt:i4>38</vt:i4>
      </vt:variant>
      <vt:variant>
        <vt:i4>0</vt:i4>
      </vt:variant>
      <vt:variant>
        <vt:i4>5</vt:i4>
      </vt:variant>
      <vt:variant>
        <vt:lpwstr/>
      </vt:variant>
      <vt:variant>
        <vt:lpwstr>_Toc113621150</vt:lpwstr>
      </vt:variant>
      <vt:variant>
        <vt:i4>1376305</vt:i4>
      </vt:variant>
      <vt:variant>
        <vt:i4>32</vt:i4>
      </vt:variant>
      <vt:variant>
        <vt:i4>0</vt:i4>
      </vt:variant>
      <vt:variant>
        <vt:i4>5</vt:i4>
      </vt:variant>
      <vt:variant>
        <vt:lpwstr/>
      </vt:variant>
      <vt:variant>
        <vt:lpwstr>_Toc113621149</vt:lpwstr>
      </vt:variant>
      <vt:variant>
        <vt:i4>1376305</vt:i4>
      </vt:variant>
      <vt:variant>
        <vt:i4>26</vt:i4>
      </vt:variant>
      <vt:variant>
        <vt:i4>0</vt:i4>
      </vt:variant>
      <vt:variant>
        <vt:i4>5</vt:i4>
      </vt:variant>
      <vt:variant>
        <vt:lpwstr/>
      </vt:variant>
      <vt:variant>
        <vt:lpwstr>_Toc113621148</vt:lpwstr>
      </vt:variant>
      <vt:variant>
        <vt:i4>1376305</vt:i4>
      </vt:variant>
      <vt:variant>
        <vt:i4>20</vt:i4>
      </vt:variant>
      <vt:variant>
        <vt:i4>0</vt:i4>
      </vt:variant>
      <vt:variant>
        <vt:i4>5</vt:i4>
      </vt:variant>
      <vt:variant>
        <vt:lpwstr/>
      </vt:variant>
      <vt:variant>
        <vt:lpwstr>_Toc113621147</vt:lpwstr>
      </vt:variant>
      <vt:variant>
        <vt:i4>1376305</vt:i4>
      </vt:variant>
      <vt:variant>
        <vt:i4>14</vt:i4>
      </vt:variant>
      <vt:variant>
        <vt:i4>0</vt:i4>
      </vt:variant>
      <vt:variant>
        <vt:i4>5</vt:i4>
      </vt:variant>
      <vt:variant>
        <vt:lpwstr/>
      </vt:variant>
      <vt:variant>
        <vt:lpwstr>_Toc113621146</vt:lpwstr>
      </vt:variant>
      <vt:variant>
        <vt:i4>1376305</vt:i4>
      </vt:variant>
      <vt:variant>
        <vt:i4>8</vt:i4>
      </vt:variant>
      <vt:variant>
        <vt:i4>0</vt:i4>
      </vt:variant>
      <vt:variant>
        <vt:i4>5</vt:i4>
      </vt:variant>
      <vt:variant>
        <vt:lpwstr/>
      </vt:variant>
      <vt:variant>
        <vt:lpwstr>_Toc113621145</vt:lpwstr>
      </vt:variant>
      <vt:variant>
        <vt:i4>1376305</vt:i4>
      </vt:variant>
      <vt:variant>
        <vt:i4>2</vt:i4>
      </vt:variant>
      <vt:variant>
        <vt:i4>0</vt:i4>
      </vt:variant>
      <vt:variant>
        <vt:i4>5</vt:i4>
      </vt:variant>
      <vt:variant>
        <vt:lpwstr/>
      </vt:variant>
      <vt:variant>
        <vt:lpwstr>_Toc113621144</vt:lpwstr>
      </vt:variant>
      <vt:variant>
        <vt:i4>1507377</vt:i4>
      </vt:variant>
      <vt:variant>
        <vt:i4>116</vt:i4>
      </vt:variant>
      <vt:variant>
        <vt:i4>0</vt:i4>
      </vt:variant>
      <vt:variant>
        <vt:i4>5</vt:i4>
      </vt:variant>
      <vt:variant>
        <vt:lpwstr/>
      </vt:variant>
      <vt:variant>
        <vt:lpwstr>_Toc113621163</vt:lpwstr>
      </vt:variant>
      <vt:variant>
        <vt:i4>1507377</vt:i4>
      </vt:variant>
      <vt:variant>
        <vt:i4>110</vt:i4>
      </vt:variant>
      <vt:variant>
        <vt:i4>0</vt:i4>
      </vt:variant>
      <vt:variant>
        <vt:i4>5</vt:i4>
      </vt:variant>
      <vt:variant>
        <vt:lpwstr/>
      </vt:variant>
      <vt:variant>
        <vt:lpwstr>_Toc113621162</vt:lpwstr>
      </vt:variant>
      <vt:variant>
        <vt:i4>1507377</vt:i4>
      </vt:variant>
      <vt:variant>
        <vt:i4>104</vt:i4>
      </vt:variant>
      <vt:variant>
        <vt:i4>0</vt:i4>
      </vt:variant>
      <vt:variant>
        <vt:i4>5</vt:i4>
      </vt:variant>
      <vt:variant>
        <vt:lpwstr/>
      </vt:variant>
      <vt:variant>
        <vt:lpwstr>_Toc113621161</vt:lpwstr>
      </vt:variant>
      <vt:variant>
        <vt:i4>1507377</vt:i4>
      </vt:variant>
      <vt:variant>
        <vt:i4>98</vt:i4>
      </vt:variant>
      <vt:variant>
        <vt:i4>0</vt:i4>
      </vt:variant>
      <vt:variant>
        <vt:i4>5</vt:i4>
      </vt:variant>
      <vt:variant>
        <vt:lpwstr/>
      </vt:variant>
      <vt:variant>
        <vt:lpwstr>_Toc113621160</vt:lpwstr>
      </vt:variant>
      <vt:variant>
        <vt:i4>1310769</vt:i4>
      </vt:variant>
      <vt:variant>
        <vt:i4>92</vt:i4>
      </vt:variant>
      <vt:variant>
        <vt:i4>0</vt:i4>
      </vt:variant>
      <vt:variant>
        <vt:i4>5</vt:i4>
      </vt:variant>
      <vt:variant>
        <vt:lpwstr/>
      </vt:variant>
      <vt:variant>
        <vt:lpwstr>_Toc113621159</vt:lpwstr>
      </vt:variant>
      <vt:variant>
        <vt:i4>1310769</vt:i4>
      </vt:variant>
      <vt:variant>
        <vt:i4>86</vt:i4>
      </vt:variant>
      <vt:variant>
        <vt:i4>0</vt:i4>
      </vt:variant>
      <vt:variant>
        <vt:i4>5</vt:i4>
      </vt:variant>
      <vt:variant>
        <vt:lpwstr/>
      </vt:variant>
      <vt:variant>
        <vt:lpwstr>_Toc113621158</vt:lpwstr>
      </vt:variant>
      <vt:variant>
        <vt:i4>1310769</vt:i4>
      </vt:variant>
      <vt:variant>
        <vt:i4>80</vt:i4>
      </vt:variant>
      <vt:variant>
        <vt:i4>0</vt:i4>
      </vt:variant>
      <vt:variant>
        <vt:i4>5</vt:i4>
      </vt:variant>
      <vt:variant>
        <vt:lpwstr/>
      </vt:variant>
      <vt:variant>
        <vt:lpwstr>_Toc113621157</vt:lpwstr>
      </vt:variant>
      <vt:variant>
        <vt:i4>1310769</vt:i4>
      </vt:variant>
      <vt:variant>
        <vt:i4>74</vt:i4>
      </vt:variant>
      <vt:variant>
        <vt:i4>0</vt:i4>
      </vt:variant>
      <vt:variant>
        <vt:i4>5</vt:i4>
      </vt:variant>
      <vt:variant>
        <vt:lpwstr/>
      </vt:variant>
      <vt:variant>
        <vt:lpwstr>_Toc113621156</vt:lpwstr>
      </vt:variant>
      <vt:variant>
        <vt:i4>1310769</vt:i4>
      </vt:variant>
      <vt:variant>
        <vt:i4>68</vt:i4>
      </vt:variant>
      <vt:variant>
        <vt:i4>0</vt:i4>
      </vt:variant>
      <vt:variant>
        <vt:i4>5</vt:i4>
      </vt:variant>
      <vt:variant>
        <vt:lpwstr/>
      </vt:variant>
      <vt:variant>
        <vt:lpwstr>_Toc113621155</vt:lpwstr>
      </vt:variant>
      <vt:variant>
        <vt:i4>1310769</vt:i4>
      </vt:variant>
      <vt:variant>
        <vt:i4>62</vt:i4>
      </vt:variant>
      <vt:variant>
        <vt:i4>0</vt:i4>
      </vt:variant>
      <vt:variant>
        <vt:i4>5</vt:i4>
      </vt:variant>
      <vt:variant>
        <vt:lpwstr/>
      </vt:variant>
      <vt:variant>
        <vt:lpwstr>_Toc113621154</vt:lpwstr>
      </vt:variant>
      <vt:variant>
        <vt:i4>1310769</vt:i4>
      </vt:variant>
      <vt:variant>
        <vt:i4>56</vt:i4>
      </vt:variant>
      <vt:variant>
        <vt:i4>0</vt:i4>
      </vt:variant>
      <vt:variant>
        <vt:i4>5</vt:i4>
      </vt:variant>
      <vt:variant>
        <vt:lpwstr/>
      </vt:variant>
      <vt:variant>
        <vt:lpwstr>_Toc113621153</vt:lpwstr>
      </vt:variant>
      <vt:variant>
        <vt:i4>1310769</vt:i4>
      </vt:variant>
      <vt:variant>
        <vt:i4>50</vt:i4>
      </vt:variant>
      <vt:variant>
        <vt:i4>0</vt:i4>
      </vt:variant>
      <vt:variant>
        <vt:i4>5</vt:i4>
      </vt:variant>
      <vt:variant>
        <vt:lpwstr/>
      </vt:variant>
      <vt:variant>
        <vt:lpwstr>_Toc113621152</vt:lpwstr>
      </vt:variant>
      <vt:variant>
        <vt:i4>1310769</vt:i4>
      </vt:variant>
      <vt:variant>
        <vt:i4>44</vt:i4>
      </vt:variant>
      <vt:variant>
        <vt:i4>0</vt:i4>
      </vt:variant>
      <vt:variant>
        <vt:i4>5</vt:i4>
      </vt:variant>
      <vt:variant>
        <vt:lpwstr/>
      </vt:variant>
      <vt:variant>
        <vt:lpwstr>_Toc113621151</vt:lpwstr>
      </vt:variant>
      <vt:variant>
        <vt:i4>1310769</vt:i4>
      </vt:variant>
      <vt:variant>
        <vt:i4>38</vt:i4>
      </vt:variant>
      <vt:variant>
        <vt:i4>0</vt:i4>
      </vt:variant>
      <vt:variant>
        <vt:i4>5</vt:i4>
      </vt:variant>
      <vt:variant>
        <vt:lpwstr/>
      </vt:variant>
      <vt:variant>
        <vt:lpwstr>_Toc113621150</vt:lpwstr>
      </vt:variant>
      <vt:variant>
        <vt:i4>1376305</vt:i4>
      </vt:variant>
      <vt:variant>
        <vt:i4>32</vt:i4>
      </vt:variant>
      <vt:variant>
        <vt:i4>0</vt:i4>
      </vt:variant>
      <vt:variant>
        <vt:i4>5</vt:i4>
      </vt:variant>
      <vt:variant>
        <vt:lpwstr/>
      </vt:variant>
      <vt:variant>
        <vt:lpwstr>_Toc113621149</vt:lpwstr>
      </vt:variant>
      <vt:variant>
        <vt:i4>1376305</vt:i4>
      </vt:variant>
      <vt:variant>
        <vt:i4>26</vt:i4>
      </vt:variant>
      <vt:variant>
        <vt:i4>0</vt:i4>
      </vt:variant>
      <vt:variant>
        <vt:i4>5</vt:i4>
      </vt:variant>
      <vt:variant>
        <vt:lpwstr/>
      </vt:variant>
      <vt:variant>
        <vt:lpwstr>_Toc113621148</vt:lpwstr>
      </vt:variant>
      <vt:variant>
        <vt:i4>1376305</vt:i4>
      </vt:variant>
      <vt:variant>
        <vt:i4>20</vt:i4>
      </vt:variant>
      <vt:variant>
        <vt:i4>0</vt:i4>
      </vt:variant>
      <vt:variant>
        <vt:i4>5</vt:i4>
      </vt:variant>
      <vt:variant>
        <vt:lpwstr/>
      </vt:variant>
      <vt:variant>
        <vt:lpwstr>_Toc113621147</vt:lpwstr>
      </vt:variant>
      <vt:variant>
        <vt:i4>1376305</vt:i4>
      </vt:variant>
      <vt:variant>
        <vt:i4>14</vt:i4>
      </vt:variant>
      <vt:variant>
        <vt:i4>0</vt:i4>
      </vt:variant>
      <vt:variant>
        <vt:i4>5</vt:i4>
      </vt:variant>
      <vt:variant>
        <vt:lpwstr/>
      </vt:variant>
      <vt:variant>
        <vt:lpwstr>_Toc113621146</vt:lpwstr>
      </vt:variant>
      <vt:variant>
        <vt:i4>1376305</vt:i4>
      </vt:variant>
      <vt:variant>
        <vt:i4>8</vt:i4>
      </vt:variant>
      <vt:variant>
        <vt:i4>0</vt:i4>
      </vt:variant>
      <vt:variant>
        <vt:i4>5</vt:i4>
      </vt:variant>
      <vt:variant>
        <vt:lpwstr/>
      </vt:variant>
      <vt:variant>
        <vt:lpwstr>_Toc113621145</vt:lpwstr>
      </vt:variant>
      <vt:variant>
        <vt:i4>1376305</vt:i4>
      </vt:variant>
      <vt:variant>
        <vt:i4>2</vt:i4>
      </vt:variant>
      <vt:variant>
        <vt:i4>0</vt:i4>
      </vt:variant>
      <vt:variant>
        <vt:i4>5</vt:i4>
      </vt:variant>
      <vt:variant>
        <vt:lpwstr/>
      </vt:variant>
      <vt:variant>
        <vt:lpwstr>_Toc113621144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Requirements Document</dc:title>
  <dc:subject>Project Management</dc:subject>
  <dc:creator>UServices, PMO</dc:creator>
  <cp:keywords>business requirements, template, it</cp:keywords>
  <cp:lastModifiedBy>Sailaja N.S</cp:lastModifiedBy>
  <cp:revision>209</cp:revision>
  <cp:lastPrinted>2008-10-15T20:42:00Z</cp:lastPrinted>
  <dcterms:created xsi:type="dcterms:W3CDTF">2025-06-30T21:00:00Z</dcterms:created>
  <dcterms:modified xsi:type="dcterms:W3CDTF">2026-06-05T01:56:00Z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SharedWithUsers">
    <vt:lpwstr>Kiran D.S.R;Madhavi Kuppachi</vt:lpwstr>
  </property>
  <property fmtid="{D5CDD505-2E9C-101B-9397-08002B2CF9AE}" pid="3" name="SharedWithUsers">
    <vt:lpwstr>136;#Kiran D.S.R;#18;#Madhavi Kuppachi</vt:lpwstr>
  </property>
  <property fmtid="{D5CDD505-2E9C-101B-9397-08002B2CF9AE}" pid="4" name="Sign-off status">
    <vt:lpwstr/>
  </property>
  <property fmtid="{D5CDD505-2E9C-101B-9397-08002B2CF9AE}" pid="5" name="xd_Signature">
    <vt:lpwstr/>
  </property>
  <property fmtid="{D5CDD505-2E9C-101B-9397-08002B2CF9AE}" pid="6" name="display_urn:schemas-microsoft-com:office:office#Editor">
    <vt:lpwstr>Parvathi V.</vt:lpwstr>
  </property>
  <property fmtid="{D5CDD505-2E9C-101B-9397-08002B2CF9AE}" pid="7" name="Order">
    <vt:lpwstr>3004600.00000000</vt:lpwstr>
  </property>
  <property fmtid="{D5CDD505-2E9C-101B-9397-08002B2CF9AE}" pid="8" name="xd_ProgID">
    <vt:lpwstr/>
  </property>
  <property fmtid="{D5CDD505-2E9C-101B-9397-08002B2CF9AE}" pid="9" name="_ExtendedDescription">
    <vt:lpwstr/>
  </property>
  <property fmtid="{D5CDD505-2E9C-101B-9397-08002B2CF9AE}" pid="10" name="display_urn:schemas-microsoft-com:office:office#Author">
    <vt:lpwstr>Sree Valli Yanamandra</vt:lpwstr>
  </property>
  <property fmtid="{D5CDD505-2E9C-101B-9397-08002B2CF9AE}" pid="11" name="ComplianceAssetId">
    <vt:lpwstr/>
  </property>
  <property fmtid="{D5CDD505-2E9C-101B-9397-08002B2CF9AE}" pid="12" name="TemplateUrl">
    <vt:lpwstr/>
  </property>
  <property fmtid="{D5CDD505-2E9C-101B-9397-08002B2CF9AE}" pid="13" name="TriggerFlowInfo">
    <vt:lpwstr/>
  </property>
  <property fmtid="{D5CDD505-2E9C-101B-9397-08002B2CF9AE}" pid="14" name="MediaServiceImageTags">
    <vt:lpwstr/>
  </property>
  <property fmtid="{D5CDD505-2E9C-101B-9397-08002B2CF9AE}" pid="15" name="ContentTypeId">
    <vt:lpwstr>0x010100FE1FBA3BF4E77A41AF443D635403B8B2</vt:lpwstr>
  </property>
</Properties>
</file>